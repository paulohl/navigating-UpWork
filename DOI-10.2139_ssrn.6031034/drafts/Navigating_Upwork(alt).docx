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09BB5" w14:textId="30E8F225" w:rsidR="00CC746A" w:rsidRPr="009A7F44" w:rsidRDefault="00DA4928" w:rsidP="000D3ED4">
      <w:pPr>
        <w:pStyle w:val="Title"/>
      </w:pPr>
      <w:r w:rsidRPr="00DA4928">
        <w:t>Navigating Upwork: Understanding Corporate Dynamics and Unveiling Freelancer Realities Amid Policy Disruption</w:t>
      </w:r>
      <w:r>
        <w:t xml:space="preserve"> </w:t>
      </w:r>
    </w:p>
    <w:p w14:paraId="19A229BA" w14:textId="22DA6BDC" w:rsidR="00CC746A" w:rsidRPr="00C868C0" w:rsidRDefault="00F336C0" w:rsidP="000D3ED4">
      <w:pPr>
        <w:rPr>
          <w:vertAlign w:val="superscript"/>
        </w:rPr>
      </w:pPr>
      <w:r>
        <w:t>Paulo H. Leocadio</w:t>
      </w:r>
      <w:r w:rsidR="00CC746A">
        <w:rPr>
          <w:vertAlign w:val="superscript"/>
        </w:rPr>
        <w:t>1</w:t>
      </w:r>
      <w:r w:rsidR="00CC746A">
        <w:t xml:space="preserve"> </w:t>
      </w:r>
    </w:p>
    <w:p w14:paraId="7D27762B" w14:textId="06DF6AAC" w:rsidR="00CC746A" w:rsidRDefault="00CC746A" w:rsidP="000D3ED4">
      <w:r>
        <w:rPr>
          <w:vertAlign w:val="superscript"/>
        </w:rPr>
        <w:t>1</w:t>
      </w:r>
      <w:r w:rsidR="0033116F">
        <w:t xml:space="preserve">Zinnia Technology &amp; Applied Sciences </w:t>
      </w:r>
      <w:r w:rsidR="00B56A10">
        <w:t>Research Collective</w:t>
      </w:r>
      <w:r w:rsidR="00811AD8">
        <w:t xml:space="preserve">, </w:t>
      </w:r>
      <w:r w:rsidR="00B56A10">
        <w:t>FL</w:t>
      </w:r>
      <w:r w:rsidR="00C868C0">
        <w:t xml:space="preserve">, </w:t>
      </w:r>
      <w:r w:rsidR="00811AD8">
        <w:t>USA</w:t>
      </w:r>
    </w:p>
    <w:p w14:paraId="6DED5943" w14:textId="51E12A89" w:rsidR="004C0DB1" w:rsidRPr="004C0DB1" w:rsidRDefault="004C0DB1" w:rsidP="000D3ED4"/>
    <w:p w14:paraId="4586531B" w14:textId="732CA77F" w:rsidR="00CC746A" w:rsidRDefault="00811AD8" w:rsidP="000D3ED4">
      <w:r>
        <w:t>ph@zinnia.holdings</w:t>
      </w:r>
      <w:r w:rsidR="004C0DB1" w:rsidRPr="004C0DB1">
        <w:t xml:space="preserve"> </w:t>
      </w:r>
    </w:p>
    <w:p w14:paraId="6F8C48B9" w14:textId="427B31A2" w:rsidR="00E62A83" w:rsidRDefault="00E62A83" w:rsidP="000D3ED4">
      <w:pPr>
        <w:rPr>
          <w:rStyle w:val="SubtleEmphasis"/>
          <w:sz w:val="22"/>
          <w:szCs w:val="20"/>
        </w:rPr>
      </w:pPr>
      <w:r>
        <w:rPr>
          <w:rFonts w:ascii="Garamond" w:hAnsi="Garamond"/>
          <w:noProof/>
          <w:sz w:val="40"/>
        </w:rPr>
        <w:drawing>
          <wp:anchor distT="0" distB="0" distL="114300" distR="114300" simplePos="0" relativeHeight="251658241" behindDoc="0" locked="0" layoutInCell="1" allowOverlap="1" wp14:anchorId="48050C48" wp14:editId="2A77FD04">
            <wp:simplePos x="0" y="0"/>
            <wp:positionH relativeFrom="column">
              <wp:posOffset>3373450</wp:posOffset>
            </wp:positionH>
            <wp:positionV relativeFrom="paragraph">
              <wp:posOffset>10160</wp:posOffset>
            </wp:positionV>
            <wp:extent cx="276860" cy="274320"/>
            <wp:effectExtent l="0" t="0" r="8890" b="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276860" cy="274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1284">
        <w:rPr>
          <w:rStyle w:val="BodyTextChar"/>
          <w:noProof/>
          <w:sz w:val="22"/>
          <w:szCs w:val="20"/>
        </w:rPr>
        <mc:AlternateContent>
          <mc:Choice Requires="wps">
            <w:drawing>
              <wp:anchor distT="45720" distB="45720" distL="114300" distR="114300" simplePos="0" relativeHeight="251658243" behindDoc="0" locked="0" layoutInCell="1" allowOverlap="1" wp14:anchorId="42837744" wp14:editId="5D967EA2">
                <wp:simplePos x="0" y="0"/>
                <wp:positionH relativeFrom="margin">
                  <wp:posOffset>3680130</wp:posOffset>
                </wp:positionH>
                <wp:positionV relativeFrom="paragraph">
                  <wp:posOffset>9525</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5D9BD3F2" w14:textId="77777777" w:rsidR="00E62A83" w:rsidRPr="00E62A83" w:rsidRDefault="00E62A83" w:rsidP="000D3ED4">
                            <w:r w:rsidRPr="00E62A83">
                              <w:t>10.6084/m9.figshare.26308327</w:t>
                            </w:r>
                          </w:p>
                          <w:p w14:paraId="4A9D7EBA" w14:textId="1CB16C7E" w:rsidR="00E62A83" w:rsidRPr="00FB1284" w:rsidRDefault="00E62A83" w:rsidP="000D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left:0;text-align:left;margin-left:289.75pt;margin-top:.7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nWDQIAAPYDAAAOAAAAZHJzL2Uyb0RvYy54bWysU9tu2zAMfR+wfxD0vjgxkjYx4hRdugwD&#10;ugvQ7QNkWY6FyaJGKbGzrx8lp2nQvQ3zg0Ca1CF5eLS+GzrDjgq9Blvy2WTKmbISam33Jf/xffdu&#10;y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" stroked="f">
                <v:textbox>
                  <w:txbxContent>
                    <w:p w14:paraId="5D9BD3F2" w14:textId="77777777" w:rsidR="00E62A83" w:rsidRPr="00E62A83" w:rsidRDefault="00E62A83" w:rsidP="000D3ED4">
                      <w:r w:rsidRPr="00E62A83">
                        <w:t>10.6084/m9.figshare.26308327</w:t>
                      </w:r>
                    </w:p>
                    <w:p w14:paraId="4A9D7EBA" w14:textId="1CB16C7E" w:rsidR="00E62A83" w:rsidRPr="00FB1284" w:rsidRDefault="00E62A83" w:rsidP="000D3ED4"/>
                  </w:txbxContent>
                </v:textbox>
                <w10:wrap anchorx="margin"/>
              </v:shape>
            </w:pict>
          </mc:Fallback>
        </mc:AlternateContent>
      </w:r>
      <w:r w:rsidR="00FB1284" w:rsidRPr="00FB1284">
        <w:rPr>
          <w:rStyle w:val="SubtleEmphasis"/>
          <w:noProof/>
          <w:sz w:val="22"/>
          <w:szCs w:val="20"/>
        </w:rPr>
        <mc:AlternateContent>
          <mc:Choice Requires="wps">
            <w:drawing>
              <wp:anchor distT="45720" distB="45720" distL="114300" distR="114300" simplePos="0" relativeHeight="251658242" behindDoc="0" locked="0" layoutInCell="1" allowOverlap="1" wp14:anchorId="10D9C3EB" wp14:editId="23601073">
                <wp:simplePos x="0" y="0"/>
                <wp:positionH relativeFrom="margin">
                  <wp:posOffset>967740</wp:posOffset>
                </wp:positionH>
                <wp:positionV relativeFrom="paragraph">
                  <wp:posOffset>38430</wp:posOffset>
                </wp:positionV>
                <wp:extent cx="2238375" cy="263347"/>
                <wp:effectExtent l="0" t="0" r="952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263347"/>
                        </a:xfrm>
                        <a:prstGeom prst="rect">
                          <a:avLst/>
                        </a:prstGeom>
                        <a:solidFill>
                          <a:srgbClr val="FFFFFF"/>
                        </a:solidFill>
                        <a:ln w="9525">
                          <a:noFill/>
                          <a:miter lim="800000"/>
                          <a:headEnd/>
                          <a:tailEnd/>
                        </a:ln>
                      </wps:spPr>
                      <wps:txbx>
                        <w:txbxContent>
                          <w:p w14:paraId="5B9546AC" w14:textId="6B410974" w:rsidR="00FB1284" w:rsidRPr="00FB1284" w:rsidRDefault="00FB1284" w:rsidP="000D3ED4">
                            <w:r w:rsidRPr="00FB1284">
                              <w:t>https://orcid.org/0000-0002-4992-4541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left:0;text-align:left;margin-left:76.2pt;margin-top:3.05pt;width:176.25pt;height:20.7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" stroked="f">
                <v:textbox>
                  <w:txbxContent>
                    <w:p w14:paraId="5B9546AC" w14:textId="6B410974" w:rsidR="00FB1284" w:rsidRPr="00FB1284" w:rsidRDefault="00FB1284" w:rsidP="000D3ED4">
                      <w:r w:rsidRPr="00FB1284">
                        <w:t>https://orcid.org/0000-0002-4992-4541</w:t>
                      </w:r>
                    </w:p>
                  </w:txbxContent>
                </v:textbox>
                <w10:wrap anchorx="margin"/>
              </v:shape>
            </w:pict>
          </mc:Fallback>
        </mc:AlternateContent>
      </w:r>
      <w:r w:rsidR="00FB1284">
        <w:rPr>
          <w:rStyle w:val="SubtleEmphasis"/>
          <w:noProof/>
          <w:sz w:val="22"/>
          <w:szCs w:val="20"/>
        </w:rPr>
        <w:drawing>
          <wp:anchor distT="0" distB="0" distL="114300" distR="114300" simplePos="0" relativeHeight="251658240" behindDoc="0" locked="0" layoutInCell="1" allowOverlap="1" wp14:anchorId="6CA0B711" wp14:editId="5CD675F4">
            <wp:simplePos x="0" y="0"/>
            <wp:positionH relativeFrom="column">
              <wp:posOffset>12370</wp:posOffset>
            </wp:positionH>
            <wp:positionV relativeFrom="paragraph">
              <wp:posOffset>10160</wp:posOffset>
            </wp:positionV>
            <wp:extent cx="914400" cy="276860"/>
            <wp:effectExtent l="0" t="0" r="0" b="8890"/>
            <wp:wrapNone/>
            <wp:docPr id="527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276860"/>
                    </a:xfrm>
                    <a:prstGeom prst="rect">
                      <a:avLst/>
                    </a:prstGeom>
                    <a:noFill/>
                  </pic:spPr>
                </pic:pic>
              </a:graphicData>
            </a:graphic>
            <wp14:sizeRelH relativeFrom="margin">
              <wp14:pctWidth>0</wp14:pctWidth>
            </wp14:sizeRelH>
            <wp14:sizeRelV relativeFrom="margin">
              <wp14:pctHeight>0</wp14:pctHeight>
            </wp14:sizeRelV>
          </wp:anchor>
        </w:drawing>
      </w:r>
    </w:p>
    <w:p w14:paraId="2C490E8F" w14:textId="77777777" w:rsidR="00E62A83" w:rsidRPr="006B7C58" w:rsidRDefault="00E62A83" w:rsidP="000D3ED4">
      <w:pPr>
        <w:rPr>
          <w:rStyle w:val="SubtleEmphasis"/>
          <w:sz w:val="22"/>
          <w:szCs w:val="20"/>
        </w:rPr>
      </w:pPr>
    </w:p>
    <w:p w14:paraId="38B7F197" w14:textId="66FD0011" w:rsidR="00CC746A" w:rsidRPr="006336E1" w:rsidRDefault="00CC746A" w:rsidP="006336E1">
      <w:pPr>
        <w:pStyle w:val="Heading1"/>
      </w:pPr>
      <w:r w:rsidRPr="006336E1">
        <w:t>Abstract</w:t>
      </w:r>
    </w:p>
    <w:p w14:paraId="27446E35" w14:textId="251F312D" w:rsidR="00F14D99" w:rsidRPr="00B76F02" w:rsidRDefault="00F14D99" w:rsidP="000D3ED4">
      <w:pPr>
        <w:pStyle w:val="BodyText"/>
        <w:rPr>
          <w:i/>
          <w:iCs/>
          <w:sz w:val="20"/>
        </w:rPr>
      </w:pPr>
      <w:r w:rsidRPr="00B76F02">
        <w:rPr>
          <w:i/>
          <w:iCs/>
          <w:sz w:val="20"/>
        </w:rPr>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52EF5C8B" w:rsidR="00F14D99" w:rsidRPr="00B76F02" w:rsidRDefault="00F14D99" w:rsidP="000D3ED4">
      <w:pPr>
        <w:pStyle w:val="BodyText"/>
        <w:rPr>
          <w:i/>
          <w:iCs/>
          <w:sz w:val="20"/>
        </w:rPr>
      </w:pPr>
      <w:r w:rsidRPr="00B76F02">
        <w:rPr>
          <w:i/>
          <w:iCs/>
          <w:sz w:val="20"/>
        </w:rPr>
        <w:t>Focusing on Upwork, the platform perceived as the industry leader by freelancers, this study aims to evaluate whether Upwork delivers on its promise of providing a safe and hassle-free marketplace where freelancers can earn a sustainable income. The research explores the treatment of freelancers compared to hiring companies, scrutinizing Upwork’s policies, enforcement mechanisms, and the penalties applied for policy violations. It investigates the concept of fairness from the perspective of freelancers, highlighting disparities and real-world implications of policy enforcement.</w:t>
      </w:r>
    </w:p>
    <w:p w14:paraId="3BB4E658" w14:textId="075A9B7E" w:rsidR="00F14D99" w:rsidRPr="00B76F02" w:rsidRDefault="00F14D99" w:rsidP="000D3ED4">
      <w:pPr>
        <w:pStyle w:val="BodyText"/>
        <w:rPr>
          <w:i/>
          <w:iCs/>
          <w:sz w:val="20"/>
        </w:rPr>
      </w:pPr>
      <w:r w:rsidRPr="00B76F02">
        <w:rPr>
          <w:i/>
          <w:iCs/>
          <w:sz w:val="20"/>
        </w:rPr>
        <w:t>Furthermore, the study identifies potential loopholes and backdoors that freelancers might exploit to circumvent Upwork’s policies, thereby avoiding penalties. By examining these aspects, the research aims to provide a comprehensive understanding of Upwork's operational governance and its impact on freelancers’ experiences. The analysis includes a comparison of how</w:t>
      </w:r>
      <w:r w:rsidR="005A7B4D" w:rsidRPr="00B76F02">
        <w:rPr>
          <w:i/>
          <w:iCs/>
          <w:sz w:val="20"/>
        </w:rPr>
        <w:t xml:space="preserve"> the perception </w:t>
      </w:r>
      <w:r w:rsidR="00EF781B" w:rsidRPr="00B76F02">
        <w:rPr>
          <w:i/>
          <w:iCs/>
          <w:sz w:val="20"/>
        </w:rPr>
        <w:t>of fairness</w:t>
      </w:r>
      <w:r w:rsidRPr="00B76F02">
        <w:rPr>
          <w:i/>
          <w:iCs/>
          <w:sz w:val="20"/>
        </w:rPr>
        <w:t xml:space="preserve"> differ</w:t>
      </w:r>
      <w:r w:rsidR="00EF781B" w:rsidRPr="00B76F02">
        <w:rPr>
          <w:i/>
          <w:iCs/>
          <w:sz w:val="20"/>
        </w:rPr>
        <w:t>s</w:t>
      </w:r>
      <w:r w:rsidRPr="00B76F02">
        <w:rPr>
          <w:i/>
          <w:iCs/>
          <w:sz w:val="20"/>
        </w:rPr>
        <w:t xml:space="preserve"> </w:t>
      </w:r>
      <w:r w:rsidR="00EF781B" w:rsidRPr="00B76F02">
        <w:rPr>
          <w:i/>
          <w:iCs/>
          <w:sz w:val="20"/>
        </w:rPr>
        <w:t xml:space="preserve">among </w:t>
      </w:r>
      <w:r w:rsidRPr="00B76F02">
        <w:rPr>
          <w:i/>
          <w:iCs/>
          <w:sz w:val="20"/>
        </w:rPr>
        <w:t>freelancers and whether Upwork</w:t>
      </w:r>
      <w:r w:rsidR="00C64221" w:rsidRPr="00B76F02">
        <w:rPr>
          <w:i/>
          <w:iCs/>
          <w:sz w:val="20"/>
        </w:rPr>
        <w:t xml:space="preserve"> applies its </w:t>
      </w:r>
      <w:r w:rsidRPr="00B76F02">
        <w:rPr>
          <w:i/>
          <w:iCs/>
          <w:sz w:val="20"/>
        </w:rPr>
        <w:t>policies consistently and equitably.</w:t>
      </w:r>
    </w:p>
    <w:p w14:paraId="568EF73F" w14:textId="6D96C5FB" w:rsidR="00F14D99" w:rsidRPr="00B76F02" w:rsidRDefault="00F14D99" w:rsidP="000D3ED4">
      <w:pPr>
        <w:pStyle w:val="BodyText"/>
        <w:rPr>
          <w:i/>
          <w:iCs/>
          <w:sz w:val="20"/>
        </w:rPr>
      </w:pPr>
      <w:r w:rsidRPr="00B76F02">
        <w:rPr>
          <w:i/>
          <w:iCs/>
          <w:sz w:val="20"/>
        </w:rPr>
        <w:t>The article also situates Upwork within the broader sharing economy landscape, drawing analogies with other prominent platforms like Uber, Airbnb, DoorDash, Grubhub, and Postmates. It examines the interconnections, influences, and impacts of social media on Upwork’s operations, marketing strategies, community building efforts, and reputation management.</w:t>
      </w:r>
    </w:p>
    <w:p w14:paraId="0D09600C" w14:textId="3F13970E" w:rsidR="00F14D99" w:rsidRPr="00B76F02" w:rsidRDefault="00F14D99" w:rsidP="000D3ED4">
      <w:pPr>
        <w:pStyle w:val="BodyText"/>
        <w:rPr>
          <w:i/>
          <w:iCs/>
          <w:sz w:val="20"/>
        </w:rPr>
      </w:pPr>
      <w:r w:rsidRPr="00B76F02">
        <w:rPr>
          <w:i/>
          <w:iCs/>
          <w:sz w:val="20"/>
        </w:rPr>
        <w:t>This examination of Upwork’s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5CDC87BA" w14:textId="77777777" w:rsidR="00CC746A" w:rsidRPr="00684A1D" w:rsidRDefault="00CC746A" w:rsidP="006336E1">
      <w:pPr>
        <w:pStyle w:val="Heading1"/>
      </w:pPr>
      <w:r w:rsidRPr="00684A1D">
        <w:t>Keywords</w:t>
      </w:r>
    </w:p>
    <w:p w14:paraId="134FCD54" w14:textId="085C188C" w:rsidR="00CC746A" w:rsidRPr="00BF6A04" w:rsidRDefault="00811AD8" w:rsidP="00BF6A04">
      <w:pPr>
        <w:pStyle w:val="BodyText"/>
        <w:rPr>
          <w:i/>
          <w:iCs/>
          <w:sz w:val="20"/>
        </w:rPr>
      </w:pPr>
      <w:r w:rsidRPr="00BF6A04">
        <w:rPr>
          <w:i/>
          <w:iCs/>
          <w:sz w:val="20"/>
        </w:rPr>
        <w:t>Freelancing</w:t>
      </w:r>
      <w:r w:rsidR="00CC746A" w:rsidRPr="00BF6A04">
        <w:rPr>
          <w:i/>
          <w:iCs/>
          <w:sz w:val="20"/>
        </w:rPr>
        <w:t>,</w:t>
      </w:r>
      <w:r w:rsidR="009A7F44" w:rsidRPr="00BF6A04">
        <w:rPr>
          <w:i/>
          <w:iCs/>
          <w:sz w:val="20"/>
        </w:rPr>
        <w:t xml:space="preserve"> </w:t>
      </w:r>
      <w:r w:rsidRPr="00BF6A04">
        <w:rPr>
          <w:i/>
          <w:iCs/>
          <w:sz w:val="20"/>
        </w:rPr>
        <w:t>Sharing Economy</w:t>
      </w:r>
      <w:r w:rsidR="00874933" w:rsidRPr="00BF6A04">
        <w:rPr>
          <w:i/>
          <w:iCs/>
          <w:sz w:val="20"/>
        </w:rPr>
        <w:t>, Shared Economy, Gig Economy, Freelancer, Independent Consultant</w:t>
      </w:r>
      <w:r w:rsidR="009A7F44" w:rsidRPr="00BF6A04">
        <w:rPr>
          <w:i/>
          <w:iCs/>
          <w:sz w:val="20"/>
        </w:rPr>
        <w:t xml:space="preserve"> </w:t>
      </w:r>
      <w:r w:rsidR="00CC746A" w:rsidRPr="00BF6A04">
        <w:rPr>
          <w:i/>
          <w:iCs/>
          <w:sz w:val="20"/>
        </w:rPr>
        <w:t xml:space="preserve"> </w:t>
      </w:r>
    </w:p>
    <w:p w14:paraId="14BBDBEF" w14:textId="77777777" w:rsidR="00716B0C" w:rsidRPr="00716B0C" w:rsidRDefault="00716B0C" w:rsidP="000D3ED4">
      <w:pPr>
        <w:rPr>
          <w:lang w:val="en-US"/>
        </w:rPr>
      </w:pPr>
    </w:p>
    <w:p w14:paraId="7784D26C" w14:textId="44CA9CDC" w:rsidR="00CC746A" w:rsidRPr="006336E1" w:rsidRDefault="00CC746A" w:rsidP="006336E1">
      <w:pPr>
        <w:pStyle w:val="Heading1"/>
      </w:pPr>
      <w:r w:rsidRPr="006336E1">
        <w:lastRenderedPageBreak/>
        <w:t>Introduction</w:t>
      </w:r>
    </w:p>
    <w:p w14:paraId="3DD67593" w14:textId="701DBA9D" w:rsidR="00563364" w:rsidRPr="00C6073F" w:rsidRDefault="00563364" w:rsidP="004C5668">
      <w:pPr>
        <w:pStyle w:val="Heading2"/>
      </w:pPr>
      <w:r w:rsidRPr="00C6073F">
        <w:t>Background and Purpose</w:t>
      </w:r>
    </w:p>
    <w:p w14:paraId="676966A9" w14:textId="3DA8BB0F" w:rsidR="00563364" w:rsidRPr="00563364" w:rsidRDefault="00563364" w:rsidP="000D3ED4">
      <w:pPr>
        <w:rPr>
          <w:lang w:val="en-US"/>
        </w:rPr>
      </w:pPr>
      <w:r w:rsidRPr="00563364">
        <w:rPr>
          <w:lang w:val="en-US"/>
        </w:rPr>
        <w:t>Upwork, a leading freelancing platform</w:t>
      </w:r>
      <w:r w:rsidR="000E0F48">
        <w:rPr>
          <w:lang w:val="en-US"/>
        </w:rPr>
        <w:t xml:space="preserve"> </w:t>
      </w:r>
      <w:r w:rsidR="00C64221" w:rsidRPr="00563364">
        <w:rPr>
          <w:lang w:val="en-US"/>
        </w:rPr>
        <w:t>establish</w:t>
      </w:r>
      <w:r w:rsidR="000E0F48">
        <w:rPr>
          <w:lang w:val="en-US"/>
        </w:rPr>
        <w:t xml:space="preserve">ment occurred </w:t>
      </w:r>
      <w:r w:rsidRPr="00563364">
        <w:rPr>
          <w:lang w:val="en-US"/>
        </w:rPr>
        <w:t>in 2015 through the merger of Elance and oDesk, two pioneering companies in the online freelancing industry. Elance, founded in 1999 by Beerud Sheth and Srini Anumolu, and oDesk, founded in 2003 by Odysseas Tsatalos and Stratis Karamanlakis, both sought to revolutionize the way businesses and freelancers connected and collaborated online. The merger combined the strengths and user bases of both platforms, creating a unified marketplace under the new brand name, Upwork.</w:t>
      </w:r>
    </w:p>
    <w:p w14:paraId="4196DD1A" w14:textId="57A06370" w:rsidR="00563364" w:rsidRPr="00563364" w:rsidRDefault="00563364" w:rsidP="000D3ED4">
      <w:pPr>
        <w:rPr>
          <w:lang w:val="en-US"/>
        </w:rPr>
      </w:pPr>
      <w:r w:rsidRPr="00563364">
        <w:rPr>
          <w:lang w:val="en-US"/>
        </w:rPr>
        <w:t xml:space="preserve">Upwork operates with the mission of creating economic </w:t>
      </w:r>
      <w:r w:rsidR="00A14FDC" w:rsidRPr="00563364">
        <w:rPr>
          <w:lang w:val="en-US"/>
        </w:rPr>
        <w:t>opportunities,</w:t>
      </w:r>
      <w:r w:rsidRPr="00563364">
        <w:rPr>
          <w:lang w:val="en-US"/>
        </w:rPr>
        <w:t xml:space="preserve">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Upwork’s value proposition lies in its ability to provide businesses with access to a vast pool of talent while offering freelancers the flexibility to work on projects that match their skills and preferences.</w:t>
      </w:r>
    </w:p>
    <w:p w14:paraId="31B61816" w14:textId="1B19E0E1" w:rsidR="00563364" w:rsidRPr="00625E74" w:rsidRDefault="00563364" w:rsidP="004C5668">
      <w:pPr>
        <w:pStyle w:val="Heading2"/>
      </w:pPr>
      <w:r w:rsidRPr="00625E74">
        <w:t>Upwork in the Sharing Economy Landscape</w:t>
      </w:r>
    </w:p>
    <w:p w14:paraId="31C6DBE2" w14:textId="4FDBA8CF" w:rsidR="00563364" w:rsidRDefault="00563364" w:rsidP="000D3ED4">
      <w:pPr>
        <w:rPr>
          <w:lang w:val="en-US"/>
        </w:rPr>
      </w:pPr>
      <w:r w:rsidRPr="00563364">
        <w:rPr>
          <w:lang w:val="en-US"/>
        </w:rPr>
        <w:t>Upwork's role in the sharing economy compare</w:t>
      </w:r>
      <w:r w:rsidR="007C211C">
        <w:rPr>
          <w:lang w:val="en-US"/>
        </w:rPr>
        <w:t>s</w:t>
      </w:r>
      <w:r w:rsidRPr="00563364">
        <w:rPr>
          <w:lang w:val="en-US"/>
        </w:rPr>
        <w:t xml:space="preserve"> to other major players that have reshaped their respective industries by leveraging technology to connect service providers with consumers. The sharing economy, characterized by peer-to-peer exchanges facilitated through online platforms, has introduced new business </w:t>
      </w:r>
      <w:r w:rsidR="00AB042C" w:rsidRPr="00563364">
        <w:rPr>
          <w:lang w:val="en-US"/>
        </w:rPr>
        <w:t>models,</w:t>
      </w:r>
      <w:r w:rsidRPr="00563364">
        <w:rPr>
          <w:lang w:val="en-US"/>
        </w:rPr>
        <w:t xml:space="preserve"> and disrupted traditional industries. Key players in this landscape include Uber, Airbnb, DoorDash, Grubhub, and Postmates.</w:t>
      </w:r>
      <w:r w:rsidR="00D154AD">
        <w:rPr>
          <w:lang w:val="en-US"/>
        </w:rPr>
        <w:t xml:space="preserve"> Figure 1 below shows </w:t>
      </w:r>
      <w:r w:rsidR="00661865">
        <w:rPr>
          <w:lang w:val="en-US"/>
        </w:rPr>
        <w:t>important historic milestones of what we know today as gig economy:</w:t>
      </w:r>
    </w:p>
    <w:p w14:paraId="42EC781B" w14:textId="7BEC193D" w:rsidR="004546A4" w:rsidRPr="00563364" w:rsidRDefault="00694EE0" w:rsidP="000D3ED4">
      <w:pPr>
        <w:rPr>
          <w:lang w:val="en-US"/>
        </w:rPr>
      </w:pPr>
      <w:r>
        <w:rPr>
          <w:noProof/>
        </w:rPr>
        <w:drawing>
          <wp:anchor distT="0" distB="0" distL="114300" distR="114300" simplePos="0" relativeHeight="251664391" behindDoc="0" locked="0" layoutInCell="1" allowOverlap="1" wp14:anchorId="5496E4CF" wp14:editId="6C1495F0">
            <wp:simplePos x="0" y="0"/>
            <wp:positionH relativeFrom="margin">
              <wp:posOffset>-330</wp:posOffset>
            </wp:positionH>
            <wp:positionV relativeFrom="paragraph">
              <wp:posOffset>238125</wp:posOffset>
            </wp:positionV>
            <wp:extent cx="5400040" cy="2866390"/>
            <wp:effectExtent l="0" t="0" r="0" b="0"/>
            <wp:wrapTopAndBottom/>
            <wp:docPr id="6790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00287C05">
        <w:rPr>
          <w:noProof/>
        </w:rPr>
        <mc:AlternateContent>
          <mc:Choice Requires="wps">
            <w:drawing>
              <wp:anchor distT="0" distB="0" distL="114300" distR="114300" simplePos="0" relativeHeight="251672583" behindDoc="0" locked="0" layoutInCell="1" allowOverlap="1" wp14:anchorId="46595CD4" wp14:editId="2B9145CD">
                <wp:simplePos x="0" y="0"/>
                <wp:positionH relativeFrom="column">
                  <wp:posOffset>0</wp:posOffset>
                </wp:positionH>
                <wp:positionV relativeFrom="paragraph">
                  <wp:posOffset>3161665</wp:posOffset>
                </wp:positionV>
                <wp:extent cx="5400040" cy="635"/>
                <wp:effectExtent l="0" t="0" r="0" b="0"/>
                <wp:wrapTopAndBottom/>
                <wp:docPr id="185129724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7D57884" w14:textId="07C1F9E9" w:rsidR="00287C05" w:rsidRPr="00663F64" w:rsidRDefault="00287C05" w:rsidP="00287C05">
                            <w:pPr>
                              <w:pStyle w:val="Caption"/>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milestones </w:t>
                            </w:r>
                            <w:r>
                              <w:t>/ history abridged</w:t>
                            </w:r>
                            <w:r w:rsidR="00854F17">
                              <w:t xml:space="preserve"> </w:t>
                            </w:r>
                            <w:sdt>
                              <w:sdtPr>
                                <w:id w:val="1958210873"/>
                                <w:citation/>
                              </w:sdtPr>
                              <w:sdtContent>
                                <w:r w:rsidR="00A47992">
                                  <w:fldChar w:fldCharType="begin"/>
                                </w:r>
                                <w:r w:rsidR="00A47992">
                                  <w:rPr>
                                    <w:lang w:val="en-US"/>
                                  </w:rPr>
                                  <w:instrText xml:space="preserve"> CITATION Kem23 \l 1033 </w:instrText>
                                </w:r>
                                <w:r w:rsidR="00A47992">
                                  <w:fldChar w:fldCharType="separate"/>
                                </w:r>
                                <w:r w:rsidR="000E2611" w:rsidRPr="000E2611">
                                  <w:rPr>
                                    <w:noProof/>
                                    <w:lang w:val="en-US"/>
                                  </w:rPr>
                                  <w:t>(Kempton, 2023)</w:t>
                                </w:r>
                                <w:r w:rsidR="00A47992">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95CD4" id="Text Box 1" o:spid="_x0000_s1028" type="#_x0000_t202" style="position:absolute;left:0;text-align:left;margin-left:0;margin-top:248.95pt;width:425.2pt;height:.05pt;z-index:2516725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" stroked="f">
                <v:textbox style="mso-fit-shape-to-text:t" inset="0,0,0,0">
                  <w:txbxContent>
                    <w:p w14:paraId="17D57884" w14:textId="07C1F9E9" w:rsidR="00287C05" w:rsidRPr="00663F64" w:rsidRDefault="00287C05" w:rsidP="00287C05">
                      <w:pPr>
                        <w:pStyle w:val="Caption"/>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milestones </w:t>
                      </w:r>
                      <w:r>
                        <w:t>/ history abridged</w:t>
                      </w:r>
                      <w:r w:rsidR="00854F17">
                        <w:t xml:space="preserve"> </w:t>
                      </w:r>
                      <w:sdt>
                        <w:sdtPr>
                          <w:id w:val="1958210873"/>
                          <w:citation/>
                        </w:sdtPr>
                        <w:sdtContent>
                          <w:r w:rsidR="00A47992">
                            <w:fldChar w:fldCharType="begin"/>
                          </w:r>
                          <w:r w:rsidR="00A47992">
                            <w:rPr>
                              <w:lang w:val="en-US"/>
                            </w:rPr>
                            <w:instrText xml:space="preserve"> CITATION Kem23 \l 1033 </w:instrText>
                          </w:r>
                          <w:r w:rsidR="00A47992">
                            <w:fldChar w:fldCharType="separate"/>
                          </w:r>
                          <w:r w:rsidR="000E2611" w:rsidRPr="000E2611">
                            <w:rPr>
                              <w:noProof/>
                              <w:lang w:val="en-US"/>
                            </w:rPr>
                            <w:t>(Kempton, 2023)</w:t>
                          </w:r>
                          <w:r w:rsidR="00A47992">
                            <w:fldChar w:fldCharType="end"/>
                          </w:r>
                        </w:sdtContent>
                      </w:sdt>
                      <w:r>
                        <w:t>.</w:t>
                      </w:r>
                    </w:p>
                  </w:txbxContent>
                </v:textbox>
                <w10:wrap type="topAndBottom"/>
              </v:shape>
            </w:pict>
          </mc:Fallback>
        </mc:AlternateContent>
      </w:r>
    </w:p>
    <w:p w14:paraId="433A1320" w14:textId="77777777" w:rsidR="00EA7320" w:rsidRPr="00EA7320" w:rsidRDefault="00EA7320" w:rsidP="00EA7320">
      <w:pPr>
        <w:pStyle w:val="ListParagraph"/>
        <w:numPr>
          <w:ilvl w:val="0"/>
          <w:numId w:val="5"/>
        </w:numPr>
        <w:spacing w:after="120"/>
        <w:contextualSpacing w:val="0"/>
        <w:rPr>
          <w:b/>
          <w:bCs/>
          <w:vanish/>
        </w:rPr>
      </w:pPr>
    </w:p>
    <w:p w14:paraId="62BCD8E3" w14:textId="77777777" w:rsidR="00EA7320" w:rsidRPr="00EA7320" w:rsidRDefault="00EA7320" w:rsidP="00EA7320">
      <w:pPr>
        <w:pStyle w:val="ListParagraph"/>
        <w:numPr>
          <w:ilvl w:val="1"/>
          <w:numId w:val="5"/>
        </w:numPr>
        <w:spacing w:after="120"/>
        <w:contextualSpacing w:val="0"/>
        <w:rPr>
          <w:b/>
          <w:bCs/>
          <w:vanish/>
        </w:rPr>
      </w:pPr>
    </w:p>
    <w:p w14:paraId="0B40AF75" w14:textId="77777777" w:rsidR="00EA7320" w:rsidRPr="00EA7320" w:rsidRDefault="00EA7320" w:rsidP="00EA7320">
      <w:pPr>
        <w:pStyle w:val="ListParagraph"/>
        <w:numPr>
          <w:ilvl w:val="1"/>
          <w:numId w:val="5"/>
        </w:numPr>
        <w:spacing w:after="120"/>
        <w:contextualSpacing w:val="0"/>
        <w:rPr>
          <w:b/>
          <w:bCs/>
          <w:vanish/>
        </w:rPr>
      </w:pPr>
    </w:p>
    <w:p w14:paraId="5D5C176F" w14:textId="01D95FE6" w:rsidR="007759AB" w:rsidRPr="00282A33" w:rsidRDefault="00AA1C20" w:rsidP="000A4EC3">
      <w:pPr>
        <w:pStyle w:val="Heading-3"/>
      </w:pPr>
      <w:r w:rsidRPr="00282A33">
        <w:t xml:space="preserve"> </w:t>
      </w:r>
      <w:r w:rsidR="00563364" w:rsidRPr="00282A33">
        <w:t xml:space="preserve">Uber: </w:t>
      </w:r>
    </w:p>
    <w:p w14:paraId="348338F5" w14:textId="1B688777" w:rsidR="00563364" w:rsidRPr="00563364" w:rsidRDefault="00563364" w:rsidP="000D3ED4">
      <w:pPr>
        <w:rPr>
          <w:lang w:val="en-US"/>
        </w:rPr>
      </w:pPr>
      <w:r w:rsidRPr="00563364">
        <w:rPr>
          <w:lang w:val="en-US"/>
        </w:rPr>
        <w:t xml:space="preserve">Just as Uber transformed the transportation industry by connecting drivers with riders through its app, Upwork connects freelancers with businesses seeking their skills. Uber’s success </w:t>
      </w:r>
      <w:r w:rsidR="000E0F48">
        <w:rPr>
          <w:lang w:val="en-US"/>
        </w:rPr>
        <w:t xml:space="preserve">stems from </w:t>
      </w:r>
      <w:r w:rsidRPr="00563364">
        <w:rPr>
          <w:lang w:val="en-US"/>
        </w:rPr>
        <w:t>its ability to offer convenient, on-demand transportation services, often at a lower cost than traditional taxi services. Similarly, Upwork provides businesses with on-demand access to a diverse pool of freelancers, often at competitive rates (Website Planet, 2023).</w:t>
      </w:r>
    </w:p>
    <w:p w14:paraId="1CD0482C" w14:textId="33972E29" w:rsidR="00AA1C20" w:rsidRDefault="00E216F8" w:rsidP="000A4EC3">
      <w:pPr>
        <w:pStyle w:val="Heading-3"/>
      </w:pPr>
      <w:r w:rsidRPr="00AA1C20">
        <w:t xml:space="preserve"> </w:t>
      </w:r>
      <w:r w:rsidR="00563364" w:rsidRPr="00563364">
        <w:t xml:space="preserve">Airbnb: </w:t>
      </w:r>
    </w:p>
    <w:p w14:paraId="37BA3D00" w14:textId="16C19DD2" w:rsidR="00563364" w:rsidRPr="00563364" w:rsidRDefault="00563364" w:rsidP="000D3ED4">
      <w:pPr>
        <w:rPr>
          <w:lang w:val="en-US"/>
        </w:rPr>
      </w:pPr>
      <w:r w:rsidRPr="00563364">
        <w:rPr>
          <w:lang w:val="en-US"/>
        </w:rPr>
        <w:t>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(Wise, 2023).</w:t>
      </w:r>
    </w:p>
    <w:p w14:paraId="6B50049A" w14:textId="1064CC35" w:rsidR="00AA1C20" w:rsidRDefault="00E216F8" w:rsidP="000A4EC3">
      <w:pPr>
        <w:pStyle w:val="Heading-3"/>
      </w:pPr>
      <w:r w:rsidRPr="00AA1C20">
        <w:t xml:space="preserve"> </w:t>
      </w:r>
      <w:r w:rsidR="00563364" w:rsidRPr="00563364">
        <w:t xml:space="preserve">DoorDash, Grubhub, and Postmates: </w:t>
      </w:r>
    </w:p>
    <w:p w14:paraId="18093E09" w14:textId="10717492" w:rsidR="00563364" w:rsidRPr="00563364" w:rsidRDefault="00563364" w:rsidP="000D3ED4">
      <w:pPr>
        <w:rPr>
          <w:lang w:val="en-US"/>
        </w:rPr>
      </w:pPr>
      <w:r w:rsidRPr="00563364">
        <w:rPr>
          <w:lang w:val="en-US"/>
        </w:rPr>
        <w:t>These companies have transformed the food delivery industry by connecting customers with local restaurants through their apps. They offer convenience and variety, allowing customers to order from a wide selection of restaurants that may not offer delivery services independently. Upwork provides similar benefits by offering businesses access to a wide variety of freelance professionals across multiple disciplines, enabling them to find the right talent for their specific needs without the constraints of traditional hiring processes</w:t>
      </w:r>
      <w:r w:rsidR="0096543B">
        <w:rPr>
          <w:lang w:val="en-US"/>
        </w:rPr>
        <w:t xml:space="preserve"> </w:t>
      </w:r>
      <w:sdt>
        <w:sdtPr>
          <w:rPr>
            <w:lang w:val="en-US"/>
          </w:rPr>
          <w:id w:val="2103838479"/>
          <w:citation/>
        </w:sdtPr>
        <w:sdtContent>
          <w:r w:rsidR="00E9520B">
            <w:rPr>
              <w:lang w:val="en-US"/>
            </w:rPr>
            <w:fldChar w:fldCharType="begin"/>
          </w:r>
          <w:r w:rsidR="00E9520B">
            <w:rPr>
              <w:lang w:val="en-US"/>
            </w:rPr>
            <w:instrText xml:space="preserve"> CITATION Bec23 \l 1033 </w:instrText>
          </w:r>
          <w:r w:rsidR="00E9520B">
            <w:rPr>
              <w:lang w:val="en-US"/>
            </w:rPr>
            <w:fldChar w:fldCharType="separate"/>
          </w:r>
          <w:r w:rsidR="000E2611" w:rsidRPr="000E2611">
            <w:rPr>
              <w:noProof/>
              <w:lang w:val="en-US"/>
            </w:rPr>
            <w:t>(Beckman, 2023)</w:t>
          </w:r>
          <w:r w:rsidR="00E9520B">
            <w:rPr>
              <w:lang w:val="en-US"/>
            </w:rPr>
            <w:fldChar w:fldCharType="end"/>
          </w:r>
        </w:sdtContent>
      </w:sdt>
      <w:r w:rsidRPr="00563364">
        <w:rPr>
          <w:lang w:val="en-US"/>
        </w:rPr>
        <w:t>.</w:t>
      </w:r>
    </w:p>
    <w:p w14:paraId="359D8AF4" w14:textId="1AD31863" w:rsidR="00563364" w:rsidRPr="00563364" w:rsidRDefault="00313574" w:rsidP="000D3ED4">
      <w:pPr>
        <w:rPr>
          <w:lang w:val="en-US"/>
        </w:rPr>
      </w:pPr>
      <w:r>
        <w:rPr>
          <w:lang w:val="en-US"/>
        </w:rPr>
        <w:t>T</w:t>
      </w:r>
      <w:r w:rsidR="00563364" w:rsidRPr="00563364">
        <w:rPr>
          <w:lang w:val="en-US"/>
        </w:rPr>
        <w:t>echnological advancements that facilitate easy and efficient connections between service providers and consumers</w:t>
      </w:r>
      <w:r>
        <w:rPr>
          <w:lang w:val="en-US"/>
        </w:rPr>
        <w:t xml:space="preserve"> are the drivers of t</w:t>
      </w:r>
      <w:r w:rsidRPr="00563364">
        <w:rPr>
          <w:lang w:val="en-US"/>
        </w:rPr>
        <w:t>he sharing economy's success</w:t>
      </w:r>
      <w:r w:rsidR="00563364" w:rsidRPr="00563364">
        <w:rPr>
          <w:lang w:val="en-US"/>
        </w:rPr>
        <w:t>. Upwork capitalizes on these advancements by offering a robust platform that includes features such as secure payment processing, detailed freelancer profiles, and project management tools, all designed to streamline the hiring and collaboration process.</w:t>
      </w:r>
    </w:p>
    <w:p w14:paraId="2EC9C336" w14:textId="34194299" w:rsidR="00563364" w:rsidRPr="002C2F19" w:rsidRDefault="00563364" w:rsidP="004C5668">
      <w:pPr>
        <w:pStyle w:val="Heading2"/>
      </w:pPr>
      <w:r w:rsidRPr="002C2F19">
        <w:t>Upwork and Social Media</w:t>
      </w:r>
    </w:p>
    <w:p w14:paraId="3A0F5721" w14:textId="48514918" w:rsidR="00563364" w:rsidRPr="00563364" w:rsidRDefault="00563364" w:rsidP="000D3ED4">
      <w:pPr>
        <w:rPr>
          <w:lang w:val="en-US"/>
        </w:rPr>
      </w:pPr>
      <w:r w:rsidRPr="00563364">
        <w:rPr>
          <w:lang w:val="en-US"/>
        </w:rPr>
        <w:t xml:space="preserve">Social media plays a critical role in the growth and operation of Upwork. The interconnections, influences, and impacts of social media on Upwork </w:t>
      </w:r>
      <w:r w:rsidR="00697D59">
        <w:rPr>
          <w:lang w:val="en-US"/>
        </w:rPr>
        <w:t>assessed</w:t>
      </w:r>
      <w:r w:rsidRPr="00563364">
        <w:rPr>
          <w:lang w:val="en-US"/>
        </w:rPr>
        <w:t xml:space="preserve"> through various lenses: </w:t>
      </w:r>
    </w:p>
    <w:p w14:paraId="3EFE683F" w14:textId="77777777" w:rsidR="00EA7320" w:rsidRPr="00EA7320" w:rsidRDefault="00EA7320" w:rsidP="00EA7320">
      <w:pPr>
        <w:pStyle w:val="ListParagraph"/>
        <w:numPr>
          <w:ilvl w:val="1"/>
          <w:numId w:val="5"/>
        </w:numPr>
        <w:spacing w:after="120"/>
        <w:contextualSpacing w:val="0"/>
        <w:rPr>
          <w:b/>
          <w:bCs/>
          <w:vanish/>
        </w:rPr>
      </w:pPr>
    </w:p>
    <w:p w14:paraId="1CCAEE8B" w14:textId="3761D392" w:rsidR="00EA699B" w:rsidRPr="00AA1C20" w:rsidRDefault="00563364" w:rsidP="000A4EC3">
      <w:pPr>
        <w:pStyle w:val="Heading-3"/>
      </w:pPr>
      <w:r w:rsidRPr="00AA1C20">
        <w:t xml:space="preserve">Marketing and Brand Awareness: </w:t>
      </w:r>
      <w:r w:rsidR="00C54835" w:rsidRPr="00AA1C20">
        <w:t xml:space="preserve"> </w:t>
      </w:r>
    </w:p>
    <w:p w14:paraId="798E4F72" w14:textId="3B7CB11E" w:rsidR="00563364" w:rsidRPr="00C54835" w:rsidRDefault="00563364" w:rsidP="000D3ED4">
      <w:r w:rsidRPr="00C54835">
        <w:t>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w:t>
      </w:r>
      <w:r w:rsidR="00E9520B">
        <w:t xml:space="preserve"> </w:t>
      </w:r>
      <w:sdt>
        <w:sdtPr>
          <w:id w:val="2121956458"/>
          <w:citation/>
        </w:sdtPr>
        <w:sdtContent>
          <w:r w:rsidR="00162D4F">
            <w:fldChar w:fldCharType="begin"/>
          </w:r>
          <w:r w:rsidR="00162D4F">
            <w:rPr>
              <w:lang w:val="en-US"/>
            </w:rPr>
            <w:instrText xml:space="preserve"> CITATION Ste24 \l 1033 </w:instrText>
          </w:r>
          <w:r w:rsidR="00162D4F">
            <w:fldChar w:fldCharType="separate"/>
          </w:r>
          <w:r w:rsidR="000E2611" w:rsidRPr="000E2611">
            <w:rPr>
              <w:noProof/>
              <w:lang w:val="en-US"/>
            </w:rPr>
            <w:t>(Steven, 2024)</w:t>
          </w:r>
          <w:r w:rsidR="00162D4F">
            <w:fldChar w:fldCharType="end"/>
          </w:r>
        </w:sdtContent>
      </w:sdt>
      <w:r w:rsidRPr="00C54835">
        <w:t>.</w:t>
      </w:r>
    </w:p>
    <w:p w14:paraId="679BDEDA" w14:textId="77777777" w:rsidR="00EA699B" w:rsidRPr="00EA699B" w:rsidRDefault="00563364" w:rsidP="000A4EC3">
      <w:pPr>
        <w:pStyle w:val="Heading-3"/>
      </w:pPr>
      <w:r w:rsidRPr="00EA699B">
        <w:t>Community Building and Engagement:</w:t>
      </w:r>
      <w:r w:rsidRPr="00563364">
        <w:t xml:space="preserve"> </w:t>
      </w:r>
    </w:p>
    <w:p w14:paraId="5EE8BF97" w14:textId="57300A2C" w:rsidR="00563364" w:rsidRPr="00A34936" w:rsidRDefault="00D16BAF" w:rsidP="000D3ED4">
      <w:r w:rsidRPr="00A34936">
        <w:t>Social</w:t>
      </w:r>
      <w:r w:rsidR="00A14FDC" w:rsidRPr="00A34936">
        <w:t xml:space="preserve"> media</w:t>
      </w:r>
      <w:r w:rsidR="00563364" w:rsidRPr="00A34936">
        <w:t xml:space="preserve"> facilitates the creation of communities where freelancers and clients can share experiences, seek advice, and provide support to one another. Upwork maintains active profiles on various social media platforms, engaging with users through posts, comments, and direct messages. These interactions help foster a sense of community and loyalty among users, encouraging them to remain active on the platform</w:t>
      </w:r>
      <w:r w:rsidR="00162D4F">
        <w:t xml:space="preserve"> </w:t>
      </w:r>
      <w:sdt>
        <w:sdtPr>
          <w:id w:val="2059968125"/>
          <w:citation/>
        </w:sdtPr>
        <w:sdtContent>
          <w:r w:rsidR="00B1189C">
            <w:fldChar w:fldCharType="begin"/>
          </w:r>
          <w:r w:rsidR="00B1189C">
            <w:rPr>
              <w:lang w:val="en-US"/>
            </w:rPr>
            <w:instrText xml:space="preserve"> CITATION fre24 \l 1033 </w:instrText>
          </w:r>
          <w:r w:rsidR="00B1189C">
            <w:fldChar w:fldCharType="separate"/>
          </w:r>
          <w:r w:rsidR="000E2611" w:rsidRPr="000E2611">
            <w:rPr>
              <w:noProof/>
              <w:lang w:val="en-US"/>
            </w:rPr>
            <w:t>(freelancermap GmbH, 2024)</w:t>
          </w:r>
          <w:r w:rsidR="00B1189C">
            <w:fldChar w:fldCharType="end"/>
          </w:r>
        </w:sdtContent>
      </w:sdt>
      <w:r w:rsidR="00563364" w:rsidRPr="00A34936">
        <w:t>.</w:t>
      </w:r>
    </w:p>
    <w:p w14:paraId="51C8FACD" w14:textId="77777777" w:rsidR="00EA699B" w:rsidRPr="00EA699B" w:rsidRDefault="00563364" w:rsidP="000A4EC3">
      <w:pPr>
        <w:pStyle w:val="Heading-3"/>
      </w:pPr>
      <w:r w:rsidRPr="00563364">
        <w:t xml:space="preserve">Reputation Management: </w:t>
      </w:r>
    </w:p>
    <w:p w14:paraId="15FBE66F" w14:textId="34FA7AD7" w:rsidR="00563364" w:rsidRPr="000D3ED4" w:rsidRDefault="00563364" w:rsidP="000D3ED4">
      <w:r w:rsidRPr="000D3ED4">
        <w:t xml:space="preserve">User reviews and feedback shared on social media significantly impact Upwork’s reputation. Positive testimonials can attract new users,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846600840"/>
          <w:citation/>
        </w:sdtPr>
        <w:sdtContent>
          <w:r w:rsidR="00BD77D6">
            <w:fldChar w:fldCharType="begin"/>
          </w:r>
          <w:r w:rsidR="00BD77D6">
            <w:rPr>
              <w:lang w:val="en-US"/>
            </w:rPr>
            <w:instrText xml:space="preserve"> CITATION Pat16 \l 1033 </w:instrText>
          </w:r>
          <w:r w:rsidR="00BD77D6">
            <w:fldChar w:fldCharType="separate"/>
          </w:r>
          <w:r w:rsidR="000E2611" w:rsidRPr="000E2611">
            <w:rPr>
              <w:noProof/>
              <w:lang w:val="en-US"/>
            </w:rPr>
            <w:t>(Paterson, 2016)</w:t>
          </w:r>
          <w:r w:rsidR="00BD77D6">
            <w:fldChar w:fldCharType="end"/>
          </w:r>
        </w:sdtContent>
      </w:sdt>
      <w:r w:rsidRPr="000D3ED4">
        <w:t>.</w:t>
      </w:r>
    </w:p>
    <w:p w14:paraId="0FACA128" w14:textId="77777777" w:rsidR="00EA699B" w:rsidRPr="00EA699B" w:rsidRDefault="00563364" w:rsidP="000A4EC3">
      <w:pPr>
        <w:pStyle w:val="Heading-3"/>
      </w:pPr>
      <w:r w:rsidRPr="00EA699B">
        <w:t xml:space="preserve">Influencer Partnerships: </w:t>
      </w:r>
    </w:p>
    <w:p w14:paraId="2662D17F" w14:textId="4501140C" w:rsidR="00563364" w:rsidRPr="00563364" w:rsidRDefault="00563364" w:rsidP="000D3ED4">
      <w:r w:rsidRPr="00EA699B">
        <w:t xml:space="preserve">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 </w:t>
      </w:r>
      <w:sdt>
        <w:sdtPr>
          <w:id w:val="1059366753"/>
          <w:citation/>
        </w:sdtPr>
        <w:sdtContent>
          <w:r w:rsidR="000E2611">
            <w:fldChar w:fldCharType="begin"/>
          </w:r>
          <w:r w:rsidR="000E2611">
            <w:rPr>
              <w:lang w:val="en-US"/>
            </w:rPr>
            <w:instrText xml:space="preserve"> CITATION How23 \l 1033 </w:instrText>
          </w:r>
          <w:r w:rsidR="000E2611">
            <w:fldChar w:fldCharType="separate"/>
          </w:r>
          <w:r w:rsidR="000E2611" w:rsidRPr="000E2611">
            <w:rPr>
              <w:noProof/>
              <w:lang w:val="en-US"/>
            </w:rPr>
            <w:t>(Wise, 2023)</w:t>
          </w:r>
          <w:r w:rsidR="000E2611">
            <w:fldChar w:fldCharType="end"/>
          </w:r>
        </w:sdtContent>
      </w:sdt>
      <w:r w:rsidRPr="00EA699B">
        <w:t>.</w:t>
      </w:r>
    </w:p>
    <w:p w14:paraId="7C3E04AF" w14:textId="5A9620B4" w:rsidR="00D16BAF" w:rsidRDefault="00563364" w:rsidP="000A4EC3">
      <w:pPr>
        <w:pStyle w:val="Heading-3"/>
      </w:pPr>
      <w:r w:rsidRPr="00563364">
        <w:t xml:space="preserve">Content Distribution and SEO: </w:t>
      </w:r>
    </w:p>
    <w:p w14:paraId="38049F03" w14:textId="3E9DDCF4" w:rsidR="00563364" w:rsidRPr="00563364" w:rsidRDefault="00563364" w:rsidP="000D3ED4">
      <w:pPr>
        <w:rPr>
          <w:lang w:val="en-US"/>
        </w:rPr>
      </w:pPr>
      <w:r w:rsidRPr="00563364">
        <w:rPr>
          <w:lang w:val="en-US"/>
        </w:rPr>
        <w:t xml:space="preserve">Upwork utilizes social media to distribute valuable content, such as blog posts, webinars, and tutorials, which can educate users and improve their experience on the platform. Sharing this content across social media channels enhances Upwork’s visibility and search engine optimization (SEO), making it easier for potential users to discover the platform through organic search results </w:t>
      </w:r>
      <w:ins w:id="0" w:author="ph@zinnia.holdings" w:date="2024-07-16T12:10:00Z" w16du:dateUtc="2024-07-16T16:10:00Z">
        <w:r w:rsidR="00BE77CC">
          <w:rPr>
            <w:lang w:val="en-US"/>
          </w:rPr>
          <w:fldChar w:fldCharType="begin"/>
        </w:r>
        <w:r w:rsidR="00BE77CC">
          <w:rPr>
            <w:lang w:val="en-US"/>
          </w:rPr>
          <w:instrText xml:space="preserve"> CITATION Upw23 \l 1033 </w:instrText>
        </w:r>
        <w:r w:rsidR="00BE77CC">
          <w:rPr>
            <w:lang w:val="en-US"/>
          </w:rPr>
          <w:fldChar w:fldCharType="separate"/>
        </w:r>
        <w:r w:rsidR="00BE77CC" w:rsidRPr="00BE77CC">
          <w:rPr>
            <w:noProof/>
            <w:lang w:val="en-US"/>
          </w:rPr>
          <w:t>(Upwork Inc., Investor Relations, 2023)</w:t>
        </w:r>
        <w:r w:rsidR="00BE77CC">
          <w:rPr>
            <w:lang w:val="en-US"/>
          </w:rPr>
          <w:fldChar w:fldCharType="end"/>
        </w:r>
        <w:r w:rsidRPr="00563364">
          <w:rPr>
            <w:lang w:val="en-US"/>
          </w:rPr>
          <w:t>.</w:t>
        </w:r>
      </w:ins>
      <w:del w:id="1" w:author="ph@zinnia.holdings" w:date="2024-07-16T12:10:00Z" w16du:dateUtc="2024-07-16T16:10:00Z">
        <w:r w:rsidRPr="00563364">
          <w:rPr>
            <w:lang w:val="en-US"/>
          </w:rPr>
          <w:delText>(Upwork, 2023).</w:delText>
        </w:r>
      </w:del>
    </w:p>
    <w:p w14:paraId="55E4582C" w14:textId="7D3E90D1" w:rsidR="00AA1C20" w:rsidRDefault="0073455C" w:rsidP="000A4EC3">
      <w:pPr>
        <w:pStyle w:val="Heading-3"/>
      </w:pPr>
      <w:r>
        <w:t xml:space="preserve"> </w:t>
      </w:r>
      <w:r w:rsidR="00563364" w:rsidRPr="00563364">
        <w:t xml:space="preserve">Data Analytics and Insights: </w:t>
      </w:r>
    </w:p>
    <w:p w14:paraId="6AF855AB" w14:textId="2AA8444E" w:rsidR="00563364" w:rsidRPr="00563364" w:rsidRDefault="00563364" w:rsidP="000D3ED4">
      <w:pPr>
        <w:rPr>
          <w:lang w:val="en-US"/>
        </w:rPr>
      </w:pPr>
      <w:r w:rsidRPr="00563364">
        <w:rPr>
          <w:lang w:val="en-US"/>
        </w:rPr>
        <w:t xml:space="preserve">Social media platforms provide Upwork with valuable data on user behavior, preferences, and trends. By analyzing this data, Upwork can refine its marketing strategies, improve user engagement, and tailor its services to meet the evolving needs of its user base. Social media analytics offer insights that can drive strategic decisions and enhance overall platform performance </w:t>
      </w:r>
      <w:ins w:id="2" w:author="ph@zinnia.holdings" w:date="2024-07-16T12:10:00Z" w16du:dateUtc="2024-07-16T16:10:00Z">
        <w:r w:rsidR="00A7475F">
          <w:rPr>
            <w:lang w:val="en-US"/>
          </w:rPr>
          <w:fldChar w:fldCharType="begin"/>
        </w:r>
        <w:r w:rsidR="00A7475F">
          <w:rPr>
            <w:lang w:val="en-US"/>
          </w:rPr>
          <w:instrText xml:space="preserve"> CITATION How23 \l 1033 </w:instrText>
        </w:r>
        <w:r w:rsidR="00A7475F">
          <w:rPr>
            <w:lang w:val="en-US"/>
          </w:rPr>
          <w:fldChar w:fldCharType="separate"/>
        </w:r>
        <w:r w:rsidR="00A7475F" w:rsidRPr="00A7475F">
          <w:rPr>
            <w:noProof/>
            <w:lang w:val="en-US"/>
          </w:rPr>
          <w:t>(Wise, 2023)</w:t>
        </w:r>
        <w:r w:rsidR="00A7475F">
          <w:rPr>
            <w:lang w:val="en-US"/>
          </w:rPr>
          <w:fldChar w:fldCharType="end"/>
        </w:r>
        <w:r w:rsidRPr="00563364">
          <w:rPr>
            <w:lang w:val="en-US"/>
          </w:rPr>
          <w:t>.</w:t>
        </w:r>
      </w:ins>
      <w:del w:id="3" w:author="ph@zinnia.holdings" w:date="2024-07-16T12:10:00Z" w16du:dateUtc="2024-07-16T16:10:00Z">
        <w:r w:rsidRPr="00563364">
          <w:rPr>
            <w:lang w:val="en-US"/>
          </w:rPr>
          <w:delText>(Wise, 2023).</w:delText>
        </w:r>
      </w:del>
    </w:p>
    <w:p w14:paraId="729D1EE5" w14:textId="6EDE6A39" w:rsidR="00563364" w:rsidRPr="00563364" w:rsidRDefault="0073455C" w:rsidP="000A4EC3">
      <w:pPr>
        <w:pStyle w:val="Heading-3"/>
      </w:pPr>
      <w:r>
        <w:t xml:space="preserve"> </w:t>
      </w:r>
      <w:r w:rsidR="00563364" w:rsidRPr="00563364">
        <w:t>Financial Overview</w:t>
      </w:r>
    </w:p>
    <w:p w14:paraId="60CF0443" w14:textId="253A3E0B" w:rsidR="00563364" w:rsidRPr="00563364" w:rsidRDefault="00563364" w:rsidP="000D3ED4">
      <w:pPr>
        <w:rPr>
          <w:lang w:val="en-US"/>
        </w:rPr>
      </w:pPr>
      <w:r w:rsidRPr="00563364">
        <w:rPr>
          <w:lang w:val="en-US"/>
        </w:rPr>
        <w:t xml:space="preserve">Upwork Inc. is on NASDAQ under the ticker symbol UPWK. As of the latest financial reports, Upwork has issued approximately 130 million shares. The company’s market performance has shown a fluctuating yet generally positive trajectory, with a current share valuation reflecting investor confidence in its growth potential. Upwork’s revenue has grown consistently year-over-year, driven by an expanding user base and increased transaction volume. The company’s financial strategy emphasizes reinvestment </w:t>
      </w:r>
      <w:r w:rsidR="00AA1C20" w:rsidRPr="00563364">
        <w:rPr>
          <w:lang w:val="en-US"/>
        </w:rPr>
        <w:t>in</w:t>
      </w:r>
      <w:r w:rsidRPr="00563364">
        <w:rPr>
          <w:lang w:val="en-US"/>
        </w:rPr>
        <w:t xml:space="preserve"> technology and platform improvements, with no dividend distributions to date. </w:t>
      </w:r>
    </w:p>
    <w:p w14:paraId="00E35868" w14:textId="14AB5BF9" w:rsidR="00563364" w:rsidRPr="00F36DB8" w:rsidRDefault="00563364" w:rsidP="004C5668">
      <w:pPr>
        <w:pStyle w:val="Heading2"/>
      </w:pPr>
      <w:r w:rsidRPr="00F36DB8">
        <w:t>Growth and Expansion</w:t>
      </w:r>
    </w:p>
    <w:p w14:paraId="2CC34DFF" w14:textId="77777777" w:rsidR="00563364" w:rsidRPr="00563364" w:rsidRDefault="00563364" w:rsidP="000D3ED4">
      <w:pPr>
        <w:rPr>
          <w:lang w:val="en-US"/>
        </w:rPr>
      </w:pPr>
      <w:r w:rsidRPr="00563364">
        <w:rPr>
          <w:lang w:val="en-US"/>
        </w:rPr>
        <w:t>Upwork’s growth strategy includes significant investments in technology and user experience enhancements, alongside strategic acquisitions to expand its service offerings. This strategy has helped Upwork to maintain a competitive edge in the rapidly evolving freelance market.</w:t>
      </w:r>
    </w:p>
    <w:p w14:paraId="5750E09B" w14:textId="12B21B4F" w:rsidR="00563364" w:rsidRPr="00F36DB8" w:rsidRDefault="00563364" w:rsidP="004C5668">
      <w:pPr>
        <w:pStyle w:val="Heading2"/>
      </w:pPr>
      <w:r w:rsidRPr="00F36DB8">
        <w:t>Competition Overview</w:t>
      </w:r>
    </w:p>
    <w:p w14:paraId="54C5908B" w14:textId="73398D98" w:rsidR="00563364" w:rsidRPr="00563364" w:rsidRDefault="00563364" w:rsidP="000D3ED4">
      <w:pPr>
        <w:rPr>
          <w:lang w:val="en-US"/>
        </w:rPr>
      </w:pPr>
      <w:r w:rsidRPr="00563364">
        <w:rPr>
          <w:lang w:val="en-US"/>
        </w:rPr>
        <w:t>Upwork faces stiff competition from key players in the freelancing industry. The most notable competitors include Fiverr, Freelancer.com, and Toptal. Each of these platforms has carved out a unique niche within the freelance market, offering different strengths and targeting varied user segments.</w:t>
      </w:r>
    </w:p>
    <w:p w14:paraId="12FAB8A6" w14:textId="77777777" w:rsidR="00F36DB8" w:rsidRPr="00F36DB8" w:rsidRDefault="00F36DB8" w:rsidP="00F36DB8">
      <w:pPr>
        <w:pStyle w:val="ListParagraph"/>
        <w:numPr>
          <w:ilvl w:val="1"/>
          <w:numId w:val="5"/>
        </w:numPr>
        <w:spacing w:after="120"/>
        <w:contextualSpacing w:val="0"/>
        <w:rPr>
          <w:b/>
          <w:bCs/>
          <w:vanish/>
        </w:rPr>
      </w:pPr>
    </w:p>
    <w:p w14:paraId="5660D1CA" w14:textId="77777777" w:rsidR="00F36DB8" w:rsidRPr="00F36DB8" w:rsidRDefault="00F36DB8" w:rsidP="00F36DB8">
      <w:pPr>
        <w:pStyle w:val="ListParagraph"/>
        <w:numPr>
          <w:ilvl w:val="1"/>
          <w:numId w:val="5"/>
        </w:numPr>
        <w:spacing w:after="120"/>
        <w:contextualSpacing w:val="0"/>
        <w:rPr>
          <w:b/>
          <w:bCs/>
          <w:vanish/>
        </w:rPr>
      </w:pPr>
    </w:p>
    <w:p w14:paraId="6BC76833" w14:textId="378A796B" w:rsidR="00AA1C20" w:rsidRPr="00F36DB8" w:rsidRDefault="00563364" w:rsidP="000A4EC3">
      <w:pPr>
        <w:pStyle w:val="Heading-3"/>
      </w:pPr>
      <w:r w:rsidRPr="00F36DB8">
        <w:t xml:space="preserve">Fiverr: </w:t>
      </w:r>
    </w:p>
    <w:p w14:paraId="54359145" w14:textId="350068F6" w:rsidR="00563364" w:rsidRPr="00563364" w:rsidRDefault="00563364" w:rsidP="000D3ED4">
      <w:pPr>
        <w:rPr>
          <w:lang w:val="en-US"/>
        </w:rPr>
      </w:pPr>
      <w:r w:rsidRPr="00563364">
        <w:rPr>
          <w:lang w:val="en-US"/>
        </w:rPr>
        <w:t>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(Website Planet, 2023).</w:t>
      </w:r>
    </w:p>
    <w:p w14:paraId="717B9220" w14:textId="77777777" w:rsidR="00AA1C20" w:rsidRDefault="00563364" w:rsidP="000A4EC3">
      <w:pPr>
        <w:pStyle w:val="Heading-3"/>
      </w:pPr>
      <w:r w:rsidRPr="00563364">
        <w:t xml:space="preserve">Freelancer.com: </w:t>
      </w:r>
    </w:p>
    <w:p w14:paraId="3F224492" w14:textId="246D9B7C" w:rsidR="00563364" w:rsidRPr="00563364" w:rsidRDefault="00563364" w:rsidP="000D3ED4">
      <w:pPr>
        <w:rPr>
          <w:lang w:val="en-US"/>
        </w:rPr>
      </w:pPr>
      <w:r w:rsidRPr="00563364">
        <w:rPr>
          <w:lang w:val="en-US"/>
        </w:rPr>
        <w:t xml:space="preserve">Freelancer.com offers a broad range of freelance opportunities, </w:t>
      </w:r>
      <w:r w:rsidR="005973D4" w:rsidRPr="00563364">
        <w:rPr>
          <w:lang w:val="en-US"/>
        </w:rPr>
        <w:t>like</w:t>
      </w:r>
      <w:r w:rsidRPr="00563364">
        <w:rPr>
          <w:lang w:val="en-US"/>
        </w:rPr>
        <w:t xml:space="preserve"> Upwork,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(Freelancermap, 2023).</w:t>
      </w:r>
    </w:p>
    <w:p w14:paraId="56E59FBA" w14:textId="77777777" w:rsidR="00AA1C20" w:rsidRDefault="00563364" w:rsidP="000A4EC3">
      <w:pPr>
        <w:pStyle w:val="Heading-3"/>
      </w:pPr>
      <w:r w:rsidRPr="00563364">
        <w:t xml:space="preserve">Toptal: </w:t>
      </w:r>
    </w:p>
    <w:p w14:paraId="38F0BA7F" w14:textId="2CA1D142" w:rsidR="00563364" w:rsidRPr="00563364" w:rsidRDefault="00563364" w:rsidP="000D3ED4">
      <w:pPr>
        <w:rPr>
          <w:lang w:val="en-US"/>
        </w:rPr>
      </w:pPr>
      <w:r w:rsidRPr="00563364">
        <w:rPr>
          <w:lang w:val="en-US"/>
        </w:rPr>
        <w:t>Toptal differentiates itself by focusing on the top 3% of freelance talent, offering highly specialized professionals in fields such as software development, design, and finance. Toptal’s rigorous vetting process ensures high-quality talent, making it attractive to large enterprises and high-end projects. This specialization allows Toptal to command premium prices and cater to a niche market segment (ThriveMyWay, 2023).</w:t>
      </w:r>
    </w:p>
    <w:p w14:paraId="64F715B3" w14:textId="690C6C62" w:rsidR="00563364" w:rsidRPr="00563364" w:rsidRDefault="00563364" w:rsidP="000A4EC3">
      <w:pPr>
        <w:pStyle w:val="Heading-3"/>
      </w:pPr>
      <w:r w:rsidRPr="00563364">
        <w:t>Market Performance Comparison</w:t>
      </w:r>
    </w:p>
    <w:p w14:paraId="76085368" w14:textId="24A78EAD" w:rsidR="00563364" w:rsidRPr="00563364" w:rsidRDefault="00563364" w:rsidP="000D3ED4">
      <w:pPr>
        <w:rPr>
          <w:lang w:val="en-US"/>
        </w:rPr>
      </w:pPr>
      <w:r w:rsidRPr="00563364">
        <w:rPr>
          <w:lang w:val="en-US"/>
        </w:rPr>
        <w:t xml:space="preserve">When comparing market performance, Upwork shows </w:t>
      </w:r>
      <w:r w:rsidR="003D282D" w:rsidRPr="00563364">
        <w:rPr>
          <w:lang w:val="en-US"/>
        </w:rPr>
        <w:t>robust growth</w:t>
      </w:r>
      <w:r w:rsidRPr="00563364">
        <w:rPr>
          <w:lang w:val="en-US"/>
        </w:rPr>
        <w:t xml:space="preserve"> indicators driven by its extensive service offerings and large user base. </w:t>
      </w:r>
      <w:r w:rsidR="00B07180">
        <w:rPr>
          <w:lang w:val="en-US"/>
        </w:rPr>
        <w:t xml:space="preserve">Fiverr’s </w:t>
      </w:r>
      <w:r w:rsidRPr="00563364">
        <w:rPr>
          <w:lang w:val="en-US"/>
        </w:rPr>
        <w:t>user-friendly interface and wide-ranging services at low entry prices</w:t>
      </w:r>
      <w:r w:rsidR="005973D4">
        <w:rPr>
          <w:lang w:val="en-US"/>
        </w:rPr>
        <w:t xml:space="preserve"> is fueling its </w:t>
      </w:r>
      <w:r w:rsidR="005973D4" w:rsidRPr="00563364">
        <w:rPr>
          <w:lang w:val="en-US"/>
        </w:rPr>
        <w:t>rapid growth</w:t>
      </w:r>
      <w:r w:rsidRPr="00563364">
        <w:rPr>
          <w:lang w:val="en-US"/>
        </w:rPr>
        <w:t>. Freelancer.com’s extensive project categories and competitive bidding system attract clients and freelancers. Toptal, with its focus on elite professionals, caters to high-end clients willing to pay a premium for top-tier services. Market performance metrics indicate that while Upwork holds a significant share, it must continuously innovate to stay ahead of its versatile competitors (Tech Report, 2023).</w:t>
      </w:r>
    </w:p>
    <w:p w14:paraId="72D33216" w14:textId="77777777" w:rsidR="00563364" w:rsidRPr="00563364" w:rsidRDefault="00563364" w:rsidP="000A4EC3">
      <w:pPr>
        <w:pStyle w:val="Heading-3"/>
      </w:pPr>
      <w:r w:rsidRPr="00563364">
        <w:t>User Demographics and Engagement</w:t>
      </w:r>
    </w:p>
    <w:p w14:paraId="39AE7465" w14:textId="65AA79CA" w:rsidR="00563364" w:rsidRPr="00563364" w:rsidRDefault="00563364" w:rsidP="000D3ED4">
      <w:pPr>
        <w:rPr>
          <w:lang w:val="en-US"/>
        </w:rPr>
      </w:pPr>
      <w:r w:rsidRPr="00563364">
        <w:rPr>
          <w:lang w:val="en-US"/>
        </w:rPr>
        <w:t xml:space="preserve">Upwork’s user base comprises over </w:t>
      </w:r>
      <w:r w:rsidR="003D282D" w:rsidRPr="00563364">
        <w:rPr>
          <w:lang w:val="en-US"/>
        </w:rPr>
        <w:t>eighteen</w:t>
      </w:r>
      <w:r w:rsidRPr="00563364">
        <w:rPr>
          <w:lang w:val="en-US"/>
        </w:rPr>
        <w:t xml:space="preserve"> million registered freelancers and </w:t>
      </w:r>
      <w:r w:rsidR="007C211C" w:rsidRPr="00563364">
        <w:rPr>
          <w:lang w:val="en-US"/>
        </w:rPr>
        <w:t>five</w:t>
      </w:r>
      <w:r w:rsidRPr="00563364">
        <w:rPr>
          <w:lang w:val="en-US"/>
        </w:rPr>
        <w:t xml:space="preser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w:t>
      </w:r>
      <w:r w:rsidR="003D282D">
        <w:rPr>
          <w:lang w:val="en-US"/>
        </w:rPr>
        <w:t xml:space="preserve">there are </w:t>
      </w:r>
      <w:r w:rsidRPr="00563364">
        <w:rPr>
          <w:lang w:val="en-US"/>
        </w:rPr>
        <w:t xml:space="preserve">users </w:t>
      </w:r>
      <w:r w:rsidR="003D282D">
        <w:rPr>
          <w:lang w:val="en-US"/>
        </w:rPr>
        <w:t xml:space="preserve">who </w:t>
      </w:r>
      <w:r w:rsidRPr="00563364">
        <w:rPr>
          <w:lang w:val="en-US"/>
        </w:rPr>
        <w:t>appreciate the platform’s opportunities and payment protection, others criticize high fees and stringent policy enforcement (Website Planet, 2023; Wise, 2023). </w:t>
      </w:r>
    </w:p>
    <w:p w14:paraId="74B42A58" w14:textId="77777777" w:rsidR="00563364" w:rsidRPr="00563364" w:rsidRDefault="00563364" w:rsidP="004C5668">
      <w:pPr>
        <w:pStyle w:val="Heading2"/>
      </w:pPr>
      <w:r w:rsidRPr="00563364">
        <w:t>User Relationships and Market Perception</w:t>
      </w:r>
    </w:p>
    <w:p w14:paraId="3EC96223" w14:textId="17317426" w:rsidR="00563364" w:rsidRPr="00563364" w:rsidRDefault="00563364" w:rsidP="000D3ED4">
      <w:pPr>
        <w:rPr>
          <w:lang w:val="en-US"/>
        </w:rPr>
      </w:pPr>
      <w:r w:rsidRPr="00563364">
        <w:rPr>
          <w:lang w:val="en-US"/>
        </w:rPr>
        <w:t xml:space="preserve">The relationship between Upwork and its users is complex, marked by both positive and negative sentiments. Positive aspects include the platform’s global reach and secure payment system, while criticisms often focus on policy enforcement and fee structures (Hacker Noon, 2023). External market perception highlights Upwork’s pivotal role in the gig economy, but also points to areas needing improvement, such as user support and policy transparency (EarthWeb, 2023). Retention and attrition rates indicate a trend where seasoned freelancers often seek alternative platforms or direct client relationships, while </w:t>
      </w:r>
      <w:r w:rsidR="005973D4" w:rsidRPr="00563364">
        <w:rPr>
          <w:lang w:val="en-US"/>
        </w:rPr>
        <w:t>inexperienced users</w:t>
      </w:r>
      <w:r w:rsidRPr="00563364">
        <w:rPr>
          <w:lang w:val="en-US"/>
        </w:rPr>
        <w:t xml:space="preserve"> continue to join due to Upwork’s reputation and reach.</w:t>
      </w:r>
    </w:p>
    <w:p w14:paraId="374408B1" w14:textId="33F0A7CA" w:rsidR="00563364" w:rsidRPr="00563364" w:rsidRDefault="00A14FDC" w:rsidP="004C5668">
      <w:pPr>
        <w:pStyle w:val="Heading2"/>
      </w:pPr>
      <w:r w:rsidRPr="00563364">
        <w:t>Outlook</w:t>
      </w:r>
    </w:p>
    <w:p w14:paraId="480E34F5" w14:textId="77777777" w:rsidR="00563364" w:rsidRPr="00563364" w:rsidRDefault="00563364" w:rsidP="000D3ED4">
      <w:pPr>
        <w:rPr>
          <w:lang w:val="en-US"/>
        </w:rPr>
      </w:pPr>
      <w:r w:rsidRPr="00563364">
        <w:rPr>
          <w:lang w:val="en-US"/>
        </w:rPr>
        <w:t>Looking forward, Upwork’s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Upwork aims to balance its focus between individual freelancers and enterprise clients, ensuring sustainable growth and market relevance.</w:t>
      </w:r>
    </w:p>
    <w:p w14:paraId="5F3261C7" w14:textId="34DF31A0" w:rsidR="00CC746A" w:rsidRDefault="00D10EE0" w:rsidP="006336E1">
      <w:pPr>
        <w:pStyle w:val="Heading1"/>
      </w:pPr>
      <w:r w:rsidRPr="00D10EE0">
        <w:t>Financial Overview</w:t>
      </w:r>
    </w:p>
    <w:p w14:paraId="7A6DB9D7" w14:textId="77777777" w:rsidR="008615F6" w:rsidRPr="008615F6" w:rsidRDefault="008615F6" w:rsidP="000D3ED4">
      <w:pPr>
        <w:rPr>
          <w:lang w:val="en-US"/>
        </w:rPr>
      </w:pPr>
      <w:r w:rsidRPr="008615F6">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791F0E5A" w14:textId="77777777" w:rsidR="00242FFA" w:rsidRPr="00242FFA" w:rsidRDefault="00242FFA" w:rsidP="00242FFA">
      <w:pPr>
        <w:pStyle w:val="ListParagraph"/>
        <w:numPr>
          <w:ilvl w:val="0"/>
          <w:numId w:val="20"/>
        </w:numPr>
        <w:spacing w:after="120"/>
        <w:contextualSpacing w:val="0"/>
        <w:outlineLvl w:val="1"/>
        <w:rPr>
          <w:b/>
          <w:bCs/>
          <w:vanish/>
          <w:sz w:val="24"/>
        </w:rPr>
      </w:pPr>
    </w:p>
    <w:p w14:paraId="5ABF2ADE" w14:textId="261E7299" w:rsidR="008615F6" w:rsidRPr="00B44353" w:rsidRDefault="008615F6" w:rsidP="004C5668">
      <w:pPr>
        <w:pStyle w:val="Heading2"/>
      </w:pPr>
      <w:r w:rsidRPr="00B44353">
        <w:t>Revenue and Growth</w:t>
      </w:r>
    </w:p>
    <w:p w14:paraId="72DC7996" w14:textId="77777777" w:rsidR="008615F6" w:rsidRPr="008615F6" w:rsidRDefault="008615F6" w:rsidP="000D3ED4">
      <w:pPr>
        <w:rPr>
          <w:lang w:val="en-US"/>
        </w:rPr>
      </w:pPr>
      <w:r w:rsidRPr="008615F6">
        <w:rPr>
          <w:lang w:val="en-US"/>
        </w:rPr>
        <w:t>Upwork’s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0F384409" w14:textId="77777777" w:rsidR="00242FFA" w:rsidRPr="00242FFA" w:rsidRDefault="00242FFA" w:rsidP="00242FFA">
      <w:pPr>
        <w:pStyle w:val="ListParagraph"/>
        <w:numPr>
          <w:ilvl w:val="0"/>
          <w:numId w:val="5"/>
        </w:numPr>
        <w:spacing w:after="120"/>
        <w:contextualSpacing w:val="0"/>
        <w:rPr>
          <w:b/>
          <w:bCs/>
          <w:vanish/>
        </w:rPr>
      </w:pPr>
    </w:p>
    <w:p w14:paraId="3F58E674" w14:textId="77777777" w:rsidR="00242FFA" w:rsidRPr="00242FFA" w:rsidRDefault="00242FFA" w:rsidP="00242FFA">
      <w:pPr>
        <w:pStyle w:val="ListParagraph"/>
        <w:numPr>
          <w:ilvl w:val="1"/>
          <w:numId w:val="5"/>
        </w:numPr>
        <w:spacing w:after="120"/>
        <w:contextualSpacing w:val="0"/>
        <w:rPr>
          <w:b/>
          <w:bCs/>
          <w:vanish/>
        </w:rPr>
      </w:pPr>
    </w:p>
    <w:p w14:paraId="472D7216" w14:textId="7C96C6E3" w:rsidR="008A494C" w:rsidRDefault="008615F6" w:rsidP="000A4EC3">
      <w:pPr>
        <w:pStyle w:val="Heading-3"/>
      </w:pPr>
      <w:r w:rsidRPr="008615F6">
        <w:t xml:space="preserve">Service Fees: </w:t>
      </w:r>
    </w:p>
    <w:p w14:paraId="74802976" w14:textId="3F6CACC9" w:rsidR="008615F6" w:rsidRPr="008615F6" w:rsidRDefault="008615F6" w:rsidP="000D3ED4">
      <w:pPr>
        <w:rPr>
          <w:lang w:val="en-US"/>
        </w:rPr>
      </w:pPr>
      <w:r w:rsidRPr="008615F6">
        <w:rPr>
          <w:lang w:val="en-US"/>
        </w:rPr>
        <w:t>Upwork charges freelancers a sliding fee based on their lifetime billings with a client: 20% for the first $500, 10% from $500.01 to $10,000, and 5% for billings above $10,000. This fee structure incentivizes freelancers to build long-term relationships with clients (Tech Report, 2023).</w:t>
      </w:r>
    </w:p>
    <w:p w14:paraId="075D5CC0" w14:textId="77777777" w:rsidR="003041DF" w:rsidRDefault="008615F6" w:rsidP="000A4EC3">
      <w:pPr>
        <w:pStyle w:val="Heading-3"/>
      </w:pPr>
      <w:r w:rsidRPr="008615F6">
        <w:t xml:space="preserve">Transaction Fees: </w:t>
      </w:r>
    </w:p>
    <w:p w14:paraId="31F19E41" w14:textId="659A4922" w:rsidR="008615F6" w:rsidRDefault="008615F6" w:rsidP="000D3ED4">
      <w:pPr>
        <w:rPr>
          <w:noProof/>
        </w:rPr>
      </w:pPr>
      <w:r w:rsidRPr="008615F6">
        <w:rPr>
          <w:lang w:val="en-US"/>
        </w:rPr>
        <w:t xml:space="preserve">Clients </w:t>
      </w:r>
      <w:r w:rsidR="00697D59">
        <w:rPr>
          <w:lang w:val="en-US"/>
        </w:rPr>
        <w:t>experience</w:t>
      </w:r>
      <w:r w:rsidRPr="008615F6">
        <w:rPr>
          <w:lang w:val="en-US"/>
        </w:rPr>
        <w:t xml:space="preserve"> a</w:t>
      </w:r>
      <w:r w:rsidR="00697D59">
        <w:rPr>
          <w:lang w:val="en-US"/>
        </w:rPr>
        <w:t xml:space="preserve"> charge of</w:t>
      </w:r>
      <w:r w:rsidRPr="008615F6">
        <w:rPr>
          <w:lang w:val="en-US"/>
        </w:rPr>
        <w:t xml:space="preserve"> 3% payment processing and administration fee on each transaction. This fee contributes significantly to Upwork’s revenue and ensures the platform’s financial sustainability (Khris Digital, 2023).</w:t>
      </w:r>
      <w:r w:rsidR="00B401F3" w:rsidRPr="00B401F3">
        <w:rPr>
          <w:noProof/>
        </w:rPr>
        <w:t xml:space="preserve"> </w:t>
      </w:r>
      <w:r w:rsidR="00B401F3">
        <w:rPr>
          <w:noProof/>
        </w:rPr>
        <w:drawing>
          <wp:anchor distT="0" distB="0" distL="114300" distR="114300" simplePos="0" relativeHeight="251666439" behindDoc="0" locked="0" layoutInCell="1" allowOverlap="1" wp14:anchorId="5FCD88C9" wp14:editId="6B0575D6">
            <wp:simplePos x="0" y="0"/>
            <wp:positionH relativeFrom="column">
              <wp:posOffset>0</wp:posOffset>
            </wp:positionH>
            <wp:positionV relativeFrom="paragraph">
              <wp:posOffset>615315</wp:posOffset>
            </wp:positionV>
            <wp:extent cx="5400040" cy="4504690"/>
            <wp:effectExtent l="0" t="0" r="0" b="0"/>
            <wp:wrapTopAndBottom/>
            <wp:docPr id="5314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941" name=""/>
                    <pic:cNvPicPr/>
                  </pic:nvPicPr>
                  <pic:blipFill>
                    <a:blip r:embed="rId11"/>
                    <a:stretch>
                      <a:fillRect/>
                    </a:stretch>
                  </pic:blipFill>
                  <pic:spPr>
                    <a:xfrm>
                      <a:off x="0" y="0"/>
                      <a:ext cx="5400040" cy="4504690"/>
                    </a:xfrm>
                    <a:prstGeom prst="rect">
                      <a:avLst/>
                    </a:prstGeom>
                  </pic:spPr>
                </pic:pic>
              </a:graphicData>
            </a:graphic>
          </wp:anchor>
        </w:drawing>
      </w:r>
    </w:p>
    <w:p w14:paraId="4441CE49" w14:textId="77777777" w:rsidR="00B401F3" w:rsidRPr="008615F6" w:rsidRDefault="00B401F3" w:rsidP="000D3ED4">
      <w:pPr>
        <w:rPr>
          <w:lang w:val="en-US"/>
        </w:rPr>
      </w:pPr>
    </w:p>
    <w:p w14:paraId="74FE5E99" w14:textId="77777777" w:rsidR="003041DF" w:rsidRDefault="008615F6" w:rsidP="000A4EC3">
      <w:pPr>
        <w:pStyle w:val="Heading-3"/>
      </w:pPr>
      <w:r w:rsidRPr="008615F6">
        <w:t xml:space="preserve">Membership Subscriptions: </w:t>
      </w:r>
    </w:p>
    <w:p w14:paraId="457A2F6F" w14:textId="01A6BF1D" w:rsidR="008615F6" w:rsidRPr="008615F6" w:rsidRDefault="008615F6" w:rsidP="000D3ED4">
      <w:pPr>
        <w:rPr>
          <w:lang w:val="en-US"/>
        </w:rPr>
      </w:pPr>
      <w:r w:rsidRPr="008615F6">
        <w:rPr>
          <w:lang w:val="en-US"/>
        </w:rPr>
        <w:t>Upwork offers premium memberships for freelancers and clients, such as Upwork Plus for clients and Upwork Freelancer Plus for freelancers. These subscriptions provide additional benefits like enhanced visibility in search results, monthly Connects, and reduced fees, contributing to the company’s recurring revenue (Upwork, 2023).</w:t>
      </w:r>
    </w:p>
    <w:p w14:paraId="7750939A" w14:textId="77777777" w:rsidR="003041DF" w:rsidRDefault="008615F6" w:rsidP="000A4EC3">
      <w:pPr>
        <w:pStyle w:val="Heading-3"/>
      </w:pPr>
      <w:r w:rsidRPr="008615F6">
        <w:t xml:space="preserve">Advertising and Enterprise Solutions: </w:t>
      </w:r>
    </w:p>
    <w:p w14:paraId="2A73B1AB" w14:textId="27E42AF4" w:rsidR="008615F6" w:rsidRPr="008615F6" w:rsidRDefault="008615F6" w:rsidP="000D3ED4">
      <w:pPr>
        <w:rPr>
          <w:lang w:val="en-US"/>
        </w:rPr>
      </w:pPr>
      <w:r w:rsidRPr="008615F6">
        <w:rPr>
          <w:lang w:val="en-US"/>
        </w:rPr>
        <w:t>Upwork also generates revenue through advertising and enterprise solutions tailored to large organizations. These solutions include managed services, compliance support, and advanced workforce analytics, catering to the complex needs of enterprise clients (Freelancermap, 2023).</w:t>
      </w:r>
    </w:p>
    <w:p w14:paraId="3373C144" w14:textId="0475970A" w:rsidR="008615F6" w:rsidRPr="008615F6" w:rsidRDefault="008615F6" w:rsidP="000D3ED4">
      <w:pPr>
        <w:rPr>
          <w:lang w:val="en-US"/>
        </w:rPr>
      </w:pPr>
      <w:r w:rsidRPr="008615F6">
        <w:rPr>
          <w:lang w:val="en-US"/>
        </w:rPr>
        <w:t xml:space="preserve">From 2020 to 2023, Upwork’s revenue grew from $373.6 million to approximately $605 million, reflecting a compound annual growth rate (CAGR) of around 17%. This </w:t>
      </w:r>
      <w:r w:rsidR="00697D59">
        <w:rPr>
          <w:lang w:val="en-US"/>
        </w:rPr>
        <w:t xml:space="preserve">attribution of this </w:t>
      </w:r>
      <w:r w:rsidRPr="008615F6">
        <w:rPr>
          <w:lang w:val="en-US"/>
        </w:rPr>
        <w:t xml:space="preserve">growth </w:t>
      </w:r>
      <w:r w:rsidR="00697D59">
        <w:rPr>
          <w:lang w:val="en-US"/>
        </w:rPr>
        <w:t>goes</w:t>
      </w:r>
      <w:r w:rsidRPr="008615F6">
        <w:rPr>
          <w:lang w:val="en-US"/>
        </w:rPr>
        <w:t xml:space="preserve"> to the increasing demand for remote work and the platform’s continuous improvements and expansions (Wise, 2023).</w:t>
      </w:r>
    </w:p>
    <w:p w14:paraId="3841F255" w14:textId="77777777" w:rsidR="008615F6" w:rsidRPr="00F00C8D" w:rsidRDefault="008615F6" w:rsidP="004C5668">
      <w:pPr>
        <w:pStyle w:val="Heading2"/>
      </w:pPr>
      <w:r w:rsidRPr="00F00C8D">
        <w:t>Shareholder Information</w:t>
      </w:r>
    </w:p>
    <w:p w14:paraId="54FA7F12" w14:textId="77777777" w:rsidR="008615F6" w:rsidRPr="008615F6" w:rsidRDefault="008615F6" w:rsidP="000D3ED4">
      <w:pPr>
        <w:rPr>
          <w:lang w:val="en-US"/>
        </w:rPr>
      </w:pPr>
      <w:r w:rsidRPr="008615F6">
        <w:rPr>
          <w:lang w:val="en-US"/>
        </w:rPr>
        <w:t>Upwork's shareholder structure is diverse, with significant holdings by institutional investors, insiders, and retail investors. Major shareholders include prominent investment firms and mutual funds.</w:t>
      </w:r>
    </w:p>
    <w:p w14:paraId="1474B695" w14:textId="77777777" w:rsidR="00987822" w:rsidRPr="00987822" w:rsidRDefault="00987822" w:rsidP="00987822">
      <w:pPr>
        <w:pStyle w:val="ListParagraph"/>
        <w:numPr>
          <w:ilvl w:val="1"/>
          <w:numId w:val="5"/>
        </w:numPr>
        <w:spacing w:after="120"/>
        <w:contextualSpacing w:val="0"/>
        <w:rPr>
          <w:b/>
          <w:bCs/>
          <w:vanish/>
        </w:rPr>
      </w:pPr>
    </w:p>
    <w:p w14:paraId="311BB820" w14:textId="77777777" w:rsidR="00987822" w:rsidRPr="00987822" w:rsidRDefault="00987822" w:rsidP="00987822">
      <w:pPr>
        <w:pStyle w:val="ListParagraph"/>
        <w:numPr>
          <w:ilvl w:val="1"/>
          <w:numId w:val="5"/>
        </w:numPr>
        <w:spacing w:after="120"/>
        <w:contextualSpacing w:val="0"/>
        <w:rPr>
          <w:b/>
          <w:bCs/>
          <w:vanish/>
        </w:rPr>
      </w:pPr>
    </w:p>
    <w:p w14:paraId="038520A5" w14:textId="5C8D3AF5" w:rsidR="00421990" w:rsidRDefault="008615F6" w:rsidP="004C5668">
      <w:pPr>
        <w:pStyle w:val="Heading2"/>
      </w:pPr>
      <w:r w:rsidRPr="008615F6">
        <w:t xml:space="preserve">Institutional Investors: </w:t>
      </w:r>
    </w:p>
    <w:p w14:paraId="26C65BC0" w14:textId="48FF419E" w:rsidR="008615F6" w:rsidRPr="008615F6" w:rsidRDefault="008615F6" w:rsidP="000D3ED4">
      <w:pPr>
        <w:rPr>
          <w:lang w:val="en-US"/>
        </w:rPr>
      </w:pPr>
      <w:r w:rsidRPr="008615F6">
        <w:rPr>
          <w:lang w:val="en-US"/>
        </w:rPr>
        <w:t>Major institutional investors such as BlackRock, Vanguard Group, and ARK Investment Management hold substantial stakes in Upwork. As of the latest filings, institutional investors collectively own over 60% of Upwork’s shares, indicating strong confidence in the company’s long-term potential (EarthWeb, 2023).</w:t>
      </w:r>
    </w:p>
    <w:p w14:paraId="019EEE77" w14:textId="77777777" w:rsidR="00421990" w:rsidRPr="009C7399" w:rsidRDefault="008615F6" w:rsidP="004C5668">
      <w:pPr>
        <w:pStyle w:val="Heading2"/>
      </w:pPr>
      <w:r w:rsidRPr="009C7399">
        <w:t xml:space="preserve">Insider Holdings: </w:t>
      </w:r>
    </w:p>
    <w:p w14:paraId="6BCEEACC" w14:textId="7452B1C0" w:rsidR="008615F6" w:rsidRPr="008615F6" w:rsidRDefault="008615F6" w:rsidP="000D3ED4">
      <w:pPr>
        <w:rPr>
          <w:lang w:val="en-US"/>
        </w:rPr>
      </w:pPr>
      <w:r w:rsidRPr="008615F6">
        <w:rPr>
          <w:lang w:val="en-US"/>
        </w:rPr>
        <w:t xml:space="preserve">Company insiders, including executives and board members, hold </w:t>
      </w:r>
      <w:r w:rsidR="005973D4" w:rsidRPr="008615F6">
        <w:rPr>
          <w:lang w:val="en-US"/>
        </w:rPr>
        <w:t>a sizable portion</w:t>
      </w:r>
      <w:r w:rsidRPr="008615F6">
        <w:rPr>
          <w:lang w:val="en-US"/>
        </w:rPr>
        <w:t xml:space="preserve"> of shares. For example, CEO Hayden Brown and other top executives collectively own around 5% of the company, aligning their interests with shareholders (Tech Report, 2023).</w:t>
      </w:r>
    </w:p>
    <w:p w14:paraId="2D794156" w14:textId="77777777" w:rsidR="00581B55" w:rsidRPr="00581B55" w:rsidRDefault="00581B55" w:rsidP="00581B55">
      <w:pPr>
        <w:pStyle w:val="ListParagraph"/>
        <w:numPr>
          <w:ilvl w:val="1"/>
          <w:numId w:val="5"/>
        </w:numPr>
        <w:spacing w:after="120"/>
        <w:contextualSpacing w:val="0"/>
        <w:rPr>
          <w:b/>
          <w:bCs/>
          <w:vanish/>
        </w:rPr>
      </w:pPr>
    </w:p>
    <w:p w14:paraId="0149BB44" w14:textId="1166BD4F" w:rsidR="00421990" w:rsidRDefault="008615F6" w:rsidP="000A4EC3">
      <w:pPr>
        <w:pStyle w:val="Heading-3"/>
      </w:pPr>
      <w:r w:rsidRPr="008615F6">
        <w:t xml:space="preserve">Share Distribution and Ownership Structure: </w:t>
      </w:r>
    </w:p>
    <w:p w14:paraId="6CAE96D0" w14:textId="535363DB" w:rsidR="008615F6" w:rsidRPr="008615F6" w:rsidRDefault="008615F6" w:rsidP="000D3ED4">
      <w:pPr>
        <w:rPr>
          <w:lang w:val="en-US"/>
        </w:rPr>
      </w:pPr>
      <w:r w:rsidRPr="008615F6">
        <w:rPr>
          <w:lang w:val="en-US"/>
        </w:rPr>
        <w:t>Upwork has issued approximately 130 million shares. The ownership structure design</w:t>
      </w:r>
      <w:r w:rsidR="005973D4">
        <w:rPr>
          <w:lang w:val="en-US"/>
        </w:rPr>
        <w:t xml:space="preserve"> aims</w:t>
      </w:r>
      <w:r w:rsidRPr="008615F6">
        <w:rPr>
          <w:lang w:val="en-US"/>
        </w:rPr>
        <w:t xml:space="preserve"> to balance control between institutional investors and company insiders, ensuring strategic decisions align with shareholder interests while promoting sustainable growth (Khris Digital, 2023).</w:t>
      </w:r>
    </w:p>
    <w:tbl>
      <w:tblPr>
        <w:tblpPr w:leftFromText="180" w:rightFromText="180" w:vertAnchor="text" w:horzAnchor="margin" w:tblpY="704"/>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44"/>
        <w:gridCol w:w="3735"/>
        <w:gridCol w:w="4781"/>
      </w:tblGrid>
      <w:tr w:rsidR="00CF0A9C" w14:paraId="47CEBC1B" w14:textId="77777777" w:rsidTr="00CF0A9C">
        <w:trPr>
          <w:tblHeader/>
        </w:trPr>
        <w:tc>
          <w:tcPr>
            <w:tcW w:w="451" w:type="pct"/>
            <w:tcBorders>
              <w:top w:val="nil"/>
              <w:left w:val="nil"/>
              <w:bottom w:val="nil"/>
              <w:right w:val="nil"/>
            </w:tcBorders>
            <w:shd w:val="clear" w:color="auto" w:fill="FFFFFF"/>
            <w:tcMar>
              <w:top w:w="120" w:type="dxa"/>
              <w:left w:w="120" w:type="dxa"/>
              <w:bottom w:w="120" w:type="dxa"/>
              <w:right w:w="120" w:type="dxa"/>
            </w:tcMar>
            <w:vAlign w:val="center"/>
            <w:hideMark/>
          </w:tcPr>
          <w:p w14:paraId="1D198C02" w14:textId="77777777" w:rsidR="00CF0A9C" w:rsidRDefault="00CF0A9C" w:rsidP="00CF0A9C">
            <w:pPr>
              <w:jc w:val="center"/>
              <w:rPr>
                <w:rFonts w:ascii="Segoe UI" w:hAnsi="Segoe UI" w:cs="Segoe UI"/>
                <w:b/>
                <w:bCs/>
                <w:color w:val="2D3748"/>
                <w:sz w:val="27"/>
                <w:szCs w:val="27"/>
              </w:rPr>
            </w:pPr>
            <w:r>
              <w:rPr>
                <w:rFonts w:ascii="Segoe UI" w:hAnsi="Segoe UI" w:cs="Segoe UI"/>
                <w:b/>
                <w:bCs/>
                <w:color w:val="2D3748"/>
                <w:sz w:val="27"/>
                <w:szCs w:val="27"/>
              </w:rPr>
              <w:t>Year</w:t>
            </w:r>
          </w:p>
        </w:tc>
        <w:tc>
          <w:tcPr>
            <w:tcW w:w="1995" w:type="pct"/>
            <w:tcBorders>
              <w:top w:val="nil"/>
              <w:left w:val="nil"/>
              <w:bottom w:val="nil"/>
              <w:right w:val="nil"/>
            </w:tcBorders>
            <w:shd w:val="clear" w:color="auto" w:fill="FFFFFF"/>
            <w:tcMar>
              <w:top w:w="120" w:type="dxa"/>
              <w:left w:w="120" w:type="dxa"/>
              <w:bottom w:w="120" w:type="dxa"/>
              <w:right w:w="120" w:type="dxa"/>
            </w:tcMar>
            <w:vAlign w:val="center"/>
            <w:hideMark/>
          </w:tcPr>
          <w:p w14:paraId="781CDA8D" w14:textId="77777777" w:rsidR="00CF0A9C" w:rsidRDefault="00CF0A9C" w:rsidP="00CF0A9C">
            <w:pPr>
              <w:jc w:val="center"/>
              <w:rPr>
                <w:rFonts w:ascii="Segoe UI" w:hAnsi="Segoe UI" w:cs="Segoe UI"/>
                <w:b/>
                <w:bCs/>
                <w:color w:val="2D3748"/>
                <w:sz w:val="27"/>
                <w:szCs w:val="27"/>
              </w:rPr>
            </w:pPr>
            <w:r>
              <w:rPr>
                <w:rFonts w:ascii="Segoe UI" w:hAnsi="Segoe UI" w:cs="Segoe UI"/>
                <w:b/>
                <w:bCs/>
                <w:color w:val="2D3748"/>
                <w:sz w:val="27"/>
                <w:szCs w:val="27"/>
              </w:rPr>
              <w:t>Total Revenue (in millions)</w:t>
            </w:r>
          </w:p>
        </w:tc>
        <w:tc>
          <w:tcPr>
            <w:tcW w:w="2554" w:type="pct"/>
            <w:tcBorders>
              <w:top w:val="nil"/>
              <w:left w:val="nil"/>
              <w:bottom w:val="nil"/>
              <w:right w:val="nil"/>
            </w:tcBorders>
            <w:shd w:val="clear" w:color="auto" w:fill="FFFFFF"/>
            <w:tcMar>
              <w:top w:w="120" w:type="dxa"/>
              <w:left w:w="120" w:type="dxa"/>
              <w:bottom w:w="120" w:type="dxa"/>
              <w:right w:w="120" w:type="dxa"/>
            </w:tcMar>
            <w:vAlign w:val="center"/>
            <w:hideMark/>
          </w:tcPr>
          <w:p w14:paraId="05F94B69" w14:textId="77777777" w:rsidR="00CF0A9C" w:rsidRDefault="00CF0A9C" w:rsidP="00CF0A9C">
            <w:pPr>
              <w:jc w:val="center"/>
              <w:rPr>
                <w:rFonts w:ascii="Segoe UI" w:hAnsi="Segoe UI" w:cs="Segoe UI"/>
                <w:b/>
                <w:bCs/>
                <w:color w:val="2D3748"/>
                <w:sz w:val="27"/>
                <w:szCs w:val="27"/>
              </w:rPr>
            </w:pPr>
            <w:r>
              <w:rPr>
                <w:rFonts w:ascii="Segoe UI" w:hAnsi="Segoe UI" w:cs="Segoe UI"/>
                <w:b/>
                <w:bCs/>
                <w:color w:val="2D3748"/>
                <w:sz w:val="27"/>
                <w:szCs w:val="27"/>
              </w:rPr>
              <w:t>Year-over-Year Growth Percentage</w:t>
            </w:r>
          </w:p>
        </w:tc>
      </w:tr>
      <w:tr w:rsidR="00CF0A9C" w14:paraId="1CCA45EE" w14:textId="77777777" w:rsidTr="00CF0A9C">
        <w:tc>
          <w:tcPr>
            <w:tcW w:w="451" w:type="pct"/>
            <w:tcBorders>
              <w:top w:val="nil"/>
              <w:left w:val="nil"/>
              <w:bottom w:val="nil"/>
              <w:right w:val="nil"/>
            </w:tcBorders>
            <w:shd w:val="clear" w:color="auto" w:fill="F0F0F0"/>
            <w:tcMar>
              <w:top w:w="120" w:type="dxa"/>
              <w:left w:w="120" w:type="dxa"/>
              <w:bottom w:w="120" w:type="dxa"/>
              <w:right w:w="120" w:type="dxa"/>
            </w:tcMar>
            <w:vAlign w:val="center"/>
            <w:hideMark/>
          </w:tcPr>
          <w:p w14:paraId="61134427" w14:textId="77777777" w:rsidR="00CF0A9C" w:rsidRDefault="00CF0A9C" w:rsidP="00CF0A9C">
            <w:pPr>
              <w:jc w:val="left"/>
              <w:rPr>
                <w:rFonts w:ascii="Segoe UI" w:hAnsi="Segoe UI" w:cs="Segoe UI"/>
                <w:color w:val="2D3748"/>
                <w:sz w:val="27"/>
                <w:szCs w:val="27"/>
              </w:rPr>
            </w:pPr>
            <w:r>
              <w:rPr>
                <w:rFonts w:ascii="Segoe UI" w:hAnsi="Segoe UI" w:cs="Segoe UI"/>
                <w:color w:val="2D3748"/>
                <w:sz w:val="27"/>
                <w:szCs w:val="27"/>
              </w:rPr>
              <w:t>2018</w:t>
            </w:r>
          </w:p>
        </w:tc>
        <w:tc>
          <w:tcPr>
            <w:tcW w:w="1995" w:type="pct"/>
            <w:tcBorders>
              <w:top w:val="nil"/>
              <w:left w:val="nil"/>
              <w:bottom w:val="nil"/>
              <w:right w:val="nil"/>
            </w:tcBorders>
            <w:shd w:val="clear" w:color="auto" w:fill="F0F0F0"/>
            <w:tcMar>
              <w:top w:w="120" w:type="dxa"/>
              <w:left w:w="120" w:type="dxa"/>
              <w:bottom w:w="120" w:type="dxa"/>
              <w:right w:w="120" w:type="dxa"/>
            </w:tcMar>
            <w:vAlign w:val="center"/>
            <w:hideMark/>
          </w:tcPr>
          <w:p w14:paraId="3B2A7F09"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$235.35</w:t>
            </w:r>
          </w:p>
        </w:tc>
        <w:tc>
          <w:tcPr>
            <w:tcW w:w="2554" w:type="pct"/>
            <w:tcBorders>
              <w:top w:val="nil"/>
              <w:left w:val="nil"/>
              <w:bottom w:val="nil"/>
              <w:right w:val="nil"/>
            </w:tcBorders>
            <w:shd w:val="clear" w:color="auto" w:fill="F0F0F0"/>
            <w:tcMar>
              <w:top w:w="120" w:type="dxa"/>
              <w:left w:w="120" w:type="dxa"/>
              <w:bottom w:w="120" w:type="dxa"/>
              <w:right w:w="120" w:type="dxa"/>
            </w:tcMar>
            <w:vAlign w:val="center"/>
            <w:hideMark/>
          </w:tcPr>
          <w:p w14:paraId="68584134"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16.2%</w:t>
            </w:r>
          </w:p>
        </w:tc>
      </w:tr>
      <w:tr w:rsidR="00CF0A9C" w14:paraId="11F55208" w14:textId="77777777" w:rsidTr="00CF0A9C">
        <w:tc>
          <w:tcPr>
            <w:tcW w:w="451" w:type="pct"/>
            <w:tcBorders>
              <w:top w:val="nil"/>
              <w:left w:val="nil"/>
              <w:bottom w:val="nil"/>
              <w:right w:val="nil"/>
            </w:tcBorders>
            <w:shd w:val="clear" w:color="auto" w:fill="FFFFFF"/>
            <w:tcMar>
              <w:top w:w="120" w:type="dxa"/>
              <w:left w:w="120" w:type="dxa"/>
              <w:bottom w:w="120" w:type="dxa"/>
              <w:right w:w="120" w:type="dxa"/>
            </w:tcMar>
            <w:vAlign w:val="center"/>
            <w:hideMark/>
          </w:tcPr>
          <w:p w14:paraId="16E96D5E"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2019</w:t>
            </w:r>
          </w:p>
        </w:tc>
        <w:tc>
          <w:tcPr>
            <w:tcW w:w="1995" w:type="pct"/>
            <w:tcBorders>
              <w:top w:val="nil"/>
              <w:left w:val="nil"/>
              <w:bottom w:val="nil"/>
              <w:right w:val="nil"/>
            </w:tcBorders>
            <w:shd w:val="clear" w:color="auto" w:fill="FFFFFF"/>
            <w:tcMar>
              <w:top w:w="120" w:type="dxa"/>
              <w:left w:w="120" w:type="dxa"/>
              <w:bottom w:w="120" w:type="dxa"/>
              <w:right w:w="120" w:type="dxa"/>
            </w:tcMar>
            <w:vAlign w:val="center"/>
            <w:hideMark/>
          </w:tcPr>
          <w:p w14:paraId="14156194"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$300.56</w:t>
            </w:r>
          </w:p>
        </w:tc>
        <w:tc>
          <w:tcPr>
            <w:tcW w:w="2554" w:type="pct"/>
            <w:tcBorders>
              <w:top w:val="nil"/>
              <w:left w:val="nil"/>
              <w:bottom w:val="nil"/>
              <w:right w:val="nil"/>
            </w:tcBorders>
            <w:shd w:val="clear" w:color="auto" w:fill="FFFFFF"/>
            <w:tcMar>
              <w:top w:w="120" w:type="dxa"/>
              <w:left w:w="120" w:type="dxa"/>
              <w:bottom w:w="120" w:type="dxa"/>
              <w:right w:w="120" w:type="dxa"/>
            </w:tcMar>
            <w:vAlign w:val="center"/>
            <w:hideMark/>
          </w:tcPr>
          <w:p w14:paraId="134D279C"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27.7%</w:t>
            </w:r>
          </w:p>
        </w:tc>
      </w:tr>
      <w:tr w:rsidR="00CF0A9C" w14:paraId="040927B6" w14:textId="77777777" w:rsidTr="00CF0A9C">
        <w:tc>
          <w:tcPr>
            <w:tcW w:w="451" w:type="pct"/>
            <w:tcBorders>
              <w:top w:val="nil"/>
              <w:left w:val="nil"/>
              <w:bottom w:val="nil"/>
              <w:right w:val="nil"/>
            </w:tcBorders>
            <w:shd w:val="clear" w:color="auto" w:fill="F0F0F0"/>
            <w:tcMar>
              <w:top w:w="120" w:type="dxa"/>
              <w:left w:w="120" w:type="dxa"/>
              <w:bottom w:w="120" w:type="dxa"/>
              <w:right w:w="120" w:type="dxa"/>
            </w:tcMar>
            <w:vAlign w:val="center"/>
            <w:hideMark/>
          </w:tcPr>
          <w:p w14:paraId="0B58C5E4"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2020</w:t>
            </w:r>
          </w:p>
        </w:tc>
        <w:tc>
          <w:tcPr>
            <w:tcW w:w="1995" w:type="pct"/>
            <w:tcBorders>
              <w:top w:val="nil"/>
              <w:left w:val="nil"/>
              <w:bottom w:val="nil"/>
              <w:right w:val="nil"/>
            </w:tcBorders>
            <w:shd w:val="clear" w:color="auto" w:fill="F0F0F0"/>
            <w:tcMar>
              <w:top w:w="120" w:type="dxa"/>
              <w:left w:w="120" w:type="dxa"/>
              <w:bottom w:w="120" w:type="dxa"/>
              <w:right w:w="120" w:type="dxa"/>
            </w:tcMar>
            <w:vAlign w:val="center"/>
            <w:hideMark/>
          </w:tcPr>
          <w:p w14:paraId="67AC6C28"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$373.63</w:t>
            </w:r>
          </w:p>
        </w:tc>
        <w:tc>
          <w:tcPr>
            <w:tcW w:w="2554" w:type="pct"/>
            <w:tcBorders>
              <w:top w:val="nil"/>
              <w:left w:val="nil"/>
              <w:bottom w:val="nil"/>
              <w:right w:val="nil"/>
            </w:tcBorders>
            <w:shd w:val="clear" w:color="auto" w:fill="F0F0F0"/>
            <w:tcMar>
              <w:top w:w="120" w:type="dxa"/>
              <w:left w:w="120" w:type="dxa"/>
              <w:bottom w:w="120" w:type="dxa"/>
              <w:right w:w="120" w:type="dxa"/>
            </w:tcMar>
            <w:vAlign w:val="center"/>
            <w:hideMark/>
          </w:tcPr>
          <w:p w14:paraId="5CBE1A70"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24.3%</w:t>
            </w:r>
          </w:p>
        </w:tc>
      </w:tr>
      <w:tr w:rsidR="00CF0A9C" w14:paraId="303AA053" w14:textId="77777777" w:rsidTr="00CF0A9C">
        <w:tc>
          <w:tcPr>
            <w:tcW w:w="451" w:type="pct"/>
            <w:tcBorders>
              <w:top w:val="nil"/>
              <w:left w:val="nil"/>
              <w:bottom w:val="nil"/>
              <w:right w:val="nil"/>
            </w:tcBorders>
            <w:shd w:val="clear" w:color="auto" w:fill="FFFFFF"/>
            <w:tcMar>
              <w:top w:w="120" w:type="dxa"/>
              <w:left w:w="120" w:type="dxa"/>
              <w:bottom w:w="120" w:type="dxa"/>
              <w:right w:w="120" w:type="dxa"/>
            </w:tcMar>
            <w:vAlign w:val="center"/>
            <w:hideMark/>
          </w:tcPr>
          <w:p w14:paraId="6E452F9B"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2021</w:t>
            </w:r>
          </w:p>
        </w:tc>
        <w:tc>
          <w:tcPr>
            <w:tcW w:w="1995" w:type="pct"/>
            <w:tcBorders>
              <w:top w:val="nil"/>
              <w:left w:val="nil"/>
              <w:bottom w:val="nil"/>
              <w:right w:val="nil"/>
            </w:tcBorders>
            <w:shd w:val="clear" w:color="auto" w:fill="FFFFFF"/>
            <w:tcMar>
              <w:top w:w="120" w:type="dxa"/>
              <w:left w:w="120" w:type="dxa"/>
              <w:bottom w:w="120" w:type="dxa"/>
              <w:right w:w="120" w:type="dxa"/>
            </w:tcMar>
            <w:vAlign w:val="center"/>
            <w:hideMark/>
          </w:tcPr>
          <w:p w14:paraId="6F4039E1"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$502.80</w:t>
            </w:r>
          </w:p>
        </w:tc>
        <w:tc>
          <w:tcPr>
            <w:tcW w:w="2554" w:type="pct"/>
            <w:tcBorders>
              <w:top w:val="nil"/>
              <w:left w:val="nil"/>
              <w:bottom w:val="nil"/>
              <w:right w:val="nil"/>
            </w:tcBorders>
            <w:shd w:val="clear" w:color="auto" w:fill="FFFFFF"/>
            <w:tcMar>
              <w:top w:w="120" w:type="dxa"/>
              <w:left w:w="120" w:type="dxa"/>
              <w:bottom w:w="120" w:type="dxa"/>
              <w:right w:w="120" w:type="dxa"/>
            </w:tcMar>
            <w:vAlign w:val="center"/>
            <w:hideMark/>
          </w:tcPr>
          <w:p w14:paraId="0DF94E39"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34.6%</w:t>
            </w:r>
          </w:p>
        </w:tc>
      </w:tr>
      <w:tr w:rsidR="00CF0A9C" w14:paraId="48EE7BD9" w14:textId="77777777" w:rsidTr="00CF0A9C">
        <w:tc>
          <w:tcPr>
            <w:tcW w:w="451" w:type="pct"/>
            <w:tcBorders>
              <w:top w:val="nil"/>
              <w:left w:val="nil"/>
              <w:bottom w:val="nil"/>
              <w:right w:val="nil"/>
            </w:tcBorders>
            <w:shd w:val="clear" w:color="auto" w:fill="F0F0F0"/>
            <w:tcMar>
              <w:top w:w="120" w:type="dxa"/>
              <w:left w:w="120" w:type="dxa"/>
              <w:bottom w:w="120" w:type="dxa"/>
              <w:right w:w="120" w:type="dxa"/>
            </w:tcMar>
            <w:vAlign w:val="center"/>
            <w:hideMark/>
          </w:tcPr>
          <w:p w14:paraId="54254BCB"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2022</w:t>
            </w:r>
          </w:p>
        </w:tc>
        <w:tc>
          <w:tcPr>
            <w:tcW w:w="1995" w:type="pct"/>
            <w:tcBorders>
              <w:top w:val="nil"/>
              <w:left w:val="nil"/>
              <w:bottom w:val="nil"/>
              <w:right w:val="nil"/>
            </w:tcBorders>
            <w:shd w:val="clear" w:color="auto" w:fill="F0F0F0"/>
            <w:tcMar>
              <w:top w:w="120" w:type="dxa"/>
              <w:left w:w="120" w:type="dxa"/>
              <w:bottom w:w="120" w:type="dxa"/>
              <w:right w:w="120" w:type="dxa"/>
            </w:tcMar>
            <w:vAlign w:val="center"/>
            <w:hideMark/>
          </w:tcPr>
          <w:p w14:paraId="35D99B11"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$618.32</w:t>
            </w:r>
          </w:p>
        </w:tc>
        <w:tc>
          <w:tcPr>
            <w:tcW w:w="2554" w:type="pct"/>
            <w:tcBorders>
              <w:top w:val="nil"/>
              <w:left w:val="nil"/>
              <w:bottom w:val="nil"/>
              <w:right w:val="nil"/>
            </w:tcBorders>
            <w:shd w:val="clear" w:color="auto" w:fill="F0F0F0"/>
            <w:tcMar>
              <w:top w:w="120" w:type="dxa"/>
              <w:left w:w="120" w:type="dxa"/>
              <w:bottom w:w="120" w:type="dxa"/>
              <w:right w:w="120" w:type="dxa"/>
            </w:tcMar>
            <w:vAlign w:val="center"/>
            <w:hideMark/>
          </w:tcPr>
          <w:p w14:paraId="781E995D" w14:textId="77777777" w:rsidR="00CF0A9C" w:rsidRDefault="00CF0A9C" w:rsidP="00CF0A9C">
            <w:pPr>
              <w:rPr>
                <w:rFonts w:ascii="Segoe UI" w:hAnsi="Segoe UI" w:cs="Segoe UI"/>
                <w:color w:val="2D3748"/>
                <w:sz w:val="27"/>
                <w:szCs w:val="27"/>
              </w:rPr>
            </w:pPr>
            <w:r>
              <w:rPr>
                <w:rFonts w:ascii="Segoe UI" w:hAnsi="Segoe UI" w:cs="Segoe UI"/>
                <w:color w:val="2D3748"/>
                <w:sz w:val="27"/>
                <w:szCs w:val="27"/>
              </w:rPr>
              <w:t>23.0%</w:t>
            </w:r>
          </w:p>
        </w:tc>
      </w:tr>
    </w:tbl>
    <w:p w14:paraId="2C30188A" w14:textId="0011FF70" w:rsidR="008615F6" w:rsidRPr="008615F6" w:rsidRDefault="00CF0A9C" w:rsidP="004C5668">
      <w:pPr>
        <w:pStyle w:val="Heading2"/>
      </w:pPr>
      <w:r w:rsidRPr="008615F6">
        <w:t xml:space="preserve"> </w:t>
      </w:r>
      <w:r w:rsidR="008615F6" w:rsidRPr="008615F6">
        <w:t>Market Valuation and Performance</w:t>
      </w:r>
    </w:p>
    <w:p w14:paraId="4C2A25D3" w14:textId="39C1A556" w:rsidR="008615F6" w:rsidRDefault="008615F6" w:rsidP="000D3ED4">
      <w:pPr>
        <w:rPr>
          <w:lang w:val="en-US"/>
        </w:rPr>
      </w:pPr>
      <w:r w:rsidRPr="008615F6">
        <w:rPr>
          <w:lang w:val="en-US"/>
        </w:rPr>
        <w:t>Upwork is on NASDAQ under the ticker symbol UPWK. The company's market valuation has shown a fluctuating yet generally upward trend, reflecting investor confidence and market dynamics.</w:t>
      </w:r>
    </w:p>
    <w:p w14:paraId="06D1DF3C" w14:textId="77777777" w:rsidR="00955F78" w:rsidRPr="008615F6" w:rsidRDefault="00955F78" w:rsidP="000D3ED4">
      <w:pPr>
        <w:rPr>
          <w:lang w:val="en-US"/>
        </w:rPr>
      </w:pPr>
    </w:p>
    <w:p w14:paraId="750BDCCD" w14:textId="77777777" w:rsidR="00581B55" w:rsidRPr="00581B55" w:rsidRDefault="00581B55" w:rsidP="00581B55">
      <w:pPr>
        <w:pStyle w:val="ListParagraph"/>
        <w:numPr>
          <w:ilvl w:val="1"/>
          <w:numId w:val="5"/>
        </w:numPr>
        <w:spacing w:after="120"/>
        <w:contextualSpacing w:val="0"/>
        <w:rPr>
          <w:b/>
          <w:bCs/>
          <w:vanish/>
        </w:rPr>
      </w:pPr>
    </w:p>
    <w:p w14:paraId="6A2BE3BC" w14:textId="225D6C2E" w:rsidR="00421990" w:rsidRDefault="008615F6" w:rsidP="000A4EC3">
      <w:pPr>
        <w:pStyle w:val="Heading-3"/>
      </w:pPr>
      <w:r w:rsidRPr="008615F6">
        <w:t xml:space="preserve">Stock Trends: </w:t>
      </w:r>
    </w:p>
    <w:p w14:paraId="17BD7CBA" w14:textId="0102FDA8" w:rsidR="008615F6" w:rsidRDefault="00FF5EEC" w:rsidP="000D3ED4">
      <w:pPr>
        <w:rPr>
          <w:noProof/>
        </w:rPr>
      </w:pPr>
      <w:r>
        <w:rPr>
          <w:noProof/>
        </w:rPr>
        <w:drawing>
          <wp:anchor distT="0" distB="0" distL="114300" distR="114300" simplePos="0" relativeHeight="251658244" behindDoc="0" locked="0" layoutInCell="1" allowOverlap="1" wp14:anchorId="59230281" wp14:editId="6BA81440">
            <wp:simplePos x="0" y="0"/>
            <wp:positionH relativeFrom="column">
              <wp:posOffset>3810</wp:posOffset>
            </wp:positionH>
            <wp:positionV relativeFrom="paragraph">
              <wp:posOffset>777240</wp:posOffset>
            </wp:positionV>
            <wp:extent cx="5400040" cy="3937635"/>
            <wp:effectExtent l="0" t="0" r="0" b="5715"/>
            <wp:wrapTopAndBottom/>
            <wp:docPr id="1563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2"/>
                    <a:stretch>
                      <a:fillRect/>
                    </a:stretch>
                  </pic:blipFill>
                  <pic:spPr>
                    <a:xfrm>
                      <a:off x="0" y="0"/>
                      <a:ext cx="5400040" cy="3937635"/>
                    </a:xfrm>
                    <a:prstGeom prst="rect">
                      <a:avLst/>
                    </a:prstGeom>
                  </pic:spPr>
                </pic:pic>
              </a:graphicData>
            </a:graphic>
          </wp:anchor>
        </w:drawing>
      </w:r>
      <w:r w:rsidR="008615F6" w:rsidRPr="008615F6">
        <w:rPr>
          <w:lang w:val="en-US"/>
        </w:rPr>
        <w:t>Upwork’s stock price has experienced volatility, influenced by broader market conditions, quarterly earnings reports, and industry trends. For instance, the stock surged during the COVID-19 pandemic as remote work became more prevalent, highlighting the platform’s relevance and potential (Website Planet, 2023).</w:t>
      </w:r>
      <w:r w:rsidR="004114F1" w:rsidRPr="004114F1">
        <w:rPr>
          <w:noProof/>
        </w:rPr>
        <w:t xml:space="preserve"> </w:t>
      </w:r>
    </w:p>
    <w:p w14:paraId="296A6027" w14:textId="77777777" w:rsidR="00DE2022" w:rsidRDefault="00DE2022" w:rsidP="000D3ED4">
      <w:pPr>
        <w:rPr>
          <w:noProof/>
        </w:rPr>
      </w:pPr>
    </w:p>
    <w:p w14:paraId="7C773A9C" w14:textId="77777777" w:rsidR="00DE2022" w:rsidRPr="008615F6" w:rsidRDefault="00DE2022" w:rsidP="000D3ED4">
      <w:pPr>
        <w:rPr>
          <w:lang w:val="en-US"/>
        </w:rPr>
      </w:pPr>
    </w:p>
    <w:p w14:paraId="7A6F23A0" w14:textId="77777777" w:rsidR="00D33F08" w:rsidRDefault="008615F6" w:rsidP="000A4EC3">
      <w:pPr>
        <w:pStyle w:val="Heading-3"/>
      </w:pPr>
      <w:r w:rsidRPr="008615F6">
        <w:t xml:space="preserve">Investor Sentiment: </w:t>
      </w:r>
    </w:p>
    <w:p w14:paraId="0A4F6847" w14:textId="3041EE14" w:rsidR="008615F6" w:rsidRPr="008615F6" w:rsidRDefault="008615F6" w:rsidP="000D3ED4">
      <w:pPr>
        <w:rPr>
          <w:lang w:val="en-US"/>
        </w:rPr>
      </w:pPr>
      <w:r w:rsidRPr="008615F6">
        <w:rPr>
          <w:lang w:val="en-US"/>
        </w:rPr>
        <w:t xml:space="preserve">Investor sentiment towards Upwork has been </w:t>
      </w:r>
      <w:r w:rsidR="00D3358A" w:rsidRPr="008615F6">
        <w:rPr>
          <w:lang w:val="en-US"/>
        </w:rPr>
        <w:t>positive</w:t>
      </w:r>
      <w:r w:rsidRPr="008615F6">
        <w:rPr>
          <w:lang w:val="en-US"/>
        </w:rPr>
        <w:t>, driven by its strong financial performance, robust user growth, and strategic initiatives. Analysts highlight Upwork’s potential for continued growth, citing its expanding market reach and innovative service offerings as key drivers (Freelancermap, 2023).</w:t>
      </w:r>
    </w:p>
    <w:p w14:paraId="3F3758F8" w14:textId="77777777" w:rsidR="00421990" w:rsidRDefault="008615F6" w:rsidP="000A4EC3">
      <w:pPr>
        <w:pStyle w:val="Heading-3"/>
      </w:pPr>
      <w:r w:rsidRPr="008615F6">
        <w:t xml:space="preserve">Financial Health: </w:t>
      </w:r>
    </w:p>
    <w:p w14:paraId="39A22B7B" w14:textId="6A6628CB" w:rsidR="008615F6" w:rsidRPr="008615F6" w:rsidRDefault="008615F6" w:rsidP="000D3ED4">
      <w:pPr>
        <w:rPr>
          <w:lang w:val="en-US"/>
        </w:rPr>
      </w:pPr>
      <w:r w:rsidRPr="008615F6">
        <w:rPr>
          <w:lang w:val="en-US"/>
        </w:rPr>
        <w:t xml:space="preserve">Upwork maintains a healthy balance sheet, with sufficient cash reserves and manageable debt levels. The company’s prudent </w:t>
      </w:r>
      <w:r w:rsidR="00D3358A" w:rsidRPr="008615F6">
        <w:rPr>
          <w:lang w:val="en-US"/>
        </w:rPr>
        <w:t>fiscal management</w:t>
      </w:r>
      <w:r w:rsidRPr="008615F6">
        <w:rPr>
          <w:lang w:val="en-US"/>
        </w:rPr>
        <w:t xml:space="preserve"> ensures it can continue investing in technology, marketing, and user experience enhancements to drive future growth (Upwork, 2023).</w:t>
      </w:r>
    </w:p>
    <w:p w14:paraId="1D6ADED5" w14:textId="77777777" w:rsidR="008615F6" w:rsidRPr="008615F6" w:rsidRDefault="008615F6" w:rsidP="000D3ED4">
      <w:pPr>
        <w:rPr>
          <w:lang w:val="en-US"/>
        </w:rPr>
      </w:pPr>
      <w:r w:rsidRPr="008615F6">
        <w:rPr>
          <w:lang w:val="en-US"/>
        </w:rPr>
        <w:t>In summary, Upwork’s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2C6DDCD9" w14:textId="684BA305" w:rsidR="00416B9D" w:rsidRPr="009C240D" w:rsidRDefault="00416B9D" w:rsidP="006336E1">
      <w:pPr>
        <w:pStyle w:val="Heading1"/>
      </w:pPr>
      <w:r w:rsidRPr="009C240D">
        <w:t>Growth and Expansion</w:t>
      </w:r>
    </w:p>
    <w:p w14:paraId="0DBE2C1B" w14:textId="77777777" w:rsidR="00416B9D" w:rsidRPr="00416B9D" w:rsidRDefault="00416B9D" w:rsidP="000D3ED4">
      <w:pPr>
        <w:rPr>
          <w:lang w:val="en-US"/>
        </w:rPr>
      </w:pPr>
      <w:r w:rsidRPr="00416B9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581B55" w:rsidRDefault="00581B55" w:rsidP="00581B55">
      <w:pPr>
        <w:pStyle w:val="ListParagraph"/>
        <w:numPr>
          <w:ilvl w:val="0"/>
          <w:numId w:val="20"/>
        </w:numPr>
        <w:spacing w:after="120"/>
        <w:contextualSpacing w:val="0"/>
        <w:outlineLvl w:val="1"/>
        <w:rPr>
          <w:b/>
          <w:bCs/>
          <w:vanish/>
          <w:sz w:val="24"/>
        </w:rPr>
      </w:pPr>
    </w:p>
    <w:p w14:paraId="6F796687" w14:textId="3DA889EC" w:rsidR="00416B9D" w:rsidRPr="009C240D" w:rsidRDefault="00416B9D" w:rsidP="004C5668">
      <w:pPr>
        <w:pStyle w:val="Heading2"/>
      </w:pPr>
      <w:r w:rsidRPr="009C240D">
        <w:t>Technological Investments</w:t>
      </w:r>
    </w:p>
    <w:p w14:paraId="1F5F3E3C" w14:textId="77777777" w:rsidR="00416B9D" w:rsidRPr="00416B9D" w:rsidRDefault="00416B9D" w:rsidP="000D3ED4">
      <w:pPr>
        <w:rPr>
          <w:lang w:val="en-US"/>
        </w:rPr>
      </w:pPr>
      <w:r w:rsidRPr="00416B9D">
        <w:rPr>
          <w:lang w:val="en-US"/>
        </w:rPr>
        <w:t>Upwork has made substantial investments in technology to improve its platform, enhance user experience, and streamline operations. These technological advancements are crucial for maintaining competitive advantage and meeting the evolving needs of freelancers and clients.</w:t>
      </w:r>
    </w:p>
    <w:p w14:paraId="081FEC71" w14:textId="77777777" w:rsidR="00581B55" w:rsidRPr="00581B55" w:rsidRDefault="00581B55" w:rsidP="00581B55">
      <w:pPr>
        <w:pStyle w:val="ListParagraph"/>
        <w:numPr>
          <w:ilvl w:val="0"/>
          <w:numId w:val="5"/>
        </w:numPr>
        <w:spacing w:after="120"/>
        <w:contextualSpacing w:val="0"/>
        <w:rPr>
          <w:b/>
          <w:bCs/>
          <w:vanish/>
        </w:rPr>
      </w:pPr>
    </w:p>
    <w:p w14:paraId="62962332" w14:textId="77777777" w:rsidR="00581B55" w:rsidRPr="00581B55" w:rsidRDefault="00581B55" w:rsidP="00581B55">
      <w:pPr>
        <w:pStyle w:val="ListParagraph"/>
        <w:numPr>
          <w:ilvl w:val="1"/>
          <w:numId w:val="5"/>
        </w:numPr>
        <w:spacing w:after="120"/>
        <w:contextualSpacing w:val="0"/>
        <w:rPr>
          <w:b/>
          <w:bCs/>
          <w:vanish/>
        </w:rPr>
      </w:pPr>
    </w:p>
    <w:p w14:paraId="117CBAF9" w14:textId="4BBE6784" w:rsidR="00D33F08" w:rsidRPr="009C240D" w:rsidRDefault="00416B9D" w:rsidP="000A4EC3">
      <w:pPr>
        <w:pStyle w:val="Heading-3"/>
      </w:pPr>
      <w:r w:rsidRPr="009C240D">
        <w:t xml:space="preserve">AI-Driven Matching Algorithms: </w:t>
      </w:r>
    </w:p>
    <w:p w14:paraId="5F4AC469" w14:textId="2BBE6B4D" w:rsidR="00416B9D" w:rsidRPr="00416B9D" w:rsidRDefault="00416B9D" w:rsidP="000D3ED4">
      <w:pPr>
        <w:rPr>
          <w:lang w:val="en-US"/>
        </w:rPr>
      </w:pPr>
      <w:r w:rsidRPr="00416B9D">
        <w:rPr>
          <w:lang w:val="en-US"/>
        </w:rPr>
        <w:t xml:space="preserve">Upwork has developed sophisticated AI-driven algorithms to match freelancers with suitable projects. These algorithms analyze </w:t>
      </w:r>
      <w:r w:rsidR="00D3358A" w:rsidRPr="00416B9D">
        <w:rPr>
          <w:lang w:val="en-US"/>
        </w:rPr>
        <w:t>a range of factors</w:t>
      </w:r>
      <w:r w:rsidRPr="00416B9D">
        <w:rPr>
          <w:lang w:val="en-US"/>
        </w:rPr>
        <w:t xml:space="preserve"> such as skills, experience, project requirements, and client preferences to provide more accurate and efficient matches. This not only improves the user experience but also increases the likelihood of successful project outcomes (Upwork, 2023).</w:t>
      </w:r>
    </w:p>
    <w:p w14:paraId="2719AAA7" w14:textId="77777777" w:rsidR="00D33F08" w:rsidRDefault="00416B9D" w:rsidP="000A4EC3">
      <w:pPr>
        <w:pStyle w:val="Heading-3"/>
      </w:pPr>
      <w:r w:rsidRPr="00416B9D">
        <w:t xml:space="preserve">Enhanced Security Features: </w:t>
      </w:r>
    </w:p>
    <w:p w14:paraId="17769D16" w14:textId="094DE14C" w:rsidR="00416B9D" w:rsidRPr="00416B9D" w:rsidRDefault="00416B9D" w:rsidP="000D3ED4">
      <w:pPr>
        <w:rPr>
          <w:lang w:val="en-US"/>
        </w:rPr>
      </w:pPr>
      <w:r w:rsidRPr="00416B9D">
        <w:rPr>
          <w:lang w:val="en-US"/>
        </w:rPr>
        <w:t>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 (Wise, 2023). </w:t>
      </w:r>
    </w:p>
    <w:p w14:paraId="30553A7F" w14:textId="77777777" w:rsidR="006A2638" w:rsidRDefault="00416B9D" w:rsidP="000A4EC3">
      <w:pPr>
        <w:pStyle w:val="Heading-3"/>
      </w:pPr>
      <w:r w:rsidRPr="00416B9D">
        <w:t xml:space="preserve">Mobile App Improvements: </w:t>
      </w:r>
    </w:p>
    <w:p w14:paraId="70DE34BF" w14:textId="619568ED" w:rsidR="00416B9D" w:rsidRPr="00416B9D" w:rsidRDefault="00416B9D" w:rsidP="000D3ED4">
      <w:pPr>
        <w:rPr>
          <w:lang w:val="en-US"/>
        </w:rPr>
      </w:pPr>
      <w:r w:rsidRPr="00416B9D">
        <w:rPr>
          <w:lang w:val="en-US"/>
        </w:rPr>
        <w:t>Recognizing the growing importance of mobile accessibility, Upwork has continuously improved its mobile app, making it easier for users to manage projects, communicate, and track payments on the go. The app now offers a seamless user experience, with features such as real-time notifications, in-app messaging, and task management tools (Tech Report, 2023). </w:t>
      </w:r>
    </w:p>
    <w:p w14:paraId="31C06AA8" w14:textId="77777777" w:rsidR="006A2638" w:rsidRDefault="00416B9D" w:rsidP="000A4EC3">
      <w:pPr>
        <w:pStyle w:val="Heading-3"/>
      </w:pPr>
      <w:r w:rsidRPr="00416B9D">
        <w:t xml:space="preserve">Project Management Tools: </w:t>
      </w:r>
    </w:p>
    <w:p w14:paraId="1B2D66D5" w14:textId="54B1BDDA" w:rsidR="00416B9D" w:rsidRPr="00416B9D" w:rsidRDefault="00416B9D" w:rsidP="000D3ED4">
      <w:pPr>
        <w:rPr>
          <w:lang w:val="en-US"/>
        </w:rPr>
      </w:pPr>
      <w:r w:rsidRPr="00416B9D">
        <w:rPr>
          <w:lang w:val="en-US"/>
        </w:rPr>
        <w:t>Upwork has integrated advanced project management tools into its platform, including time tracking, milestone management, and collaborative workspaces. These tools help users manage their projects more efficiently, ensuring timely delivery and high-quality results (Freelancermap, 2023). </w:t>
      </w:r>
    </w:p>
    <w:p w14:paraId="7A711E26" w14:textId="77777777" w:rsidR="006A2638" w:rsidRDefault="00416B9D" w:rsidP="000A4EC3">
      <w:pPr>
        <w:pStyle w:val="Heading-3"/>
      </w:pPr>
      <w:r w:rsidRPr="00416B9D">
        <w:t xml:space="preserve">Data Analytics and Insights: </w:t>
      </w:r>
    </w:p>
    <w:p w14:paraId="115C619E" w14:textId="60CB92EE" w:rsidR="00416B9D" w:rsidRPr="00416B9D" w:rsidRDefault="00416B9D" w:rsidP="000D3ED4">
      <w:pPr>
        <w:rPr>
          <w:lang w:val="en-US"/>
        </w:rPr>
      </w:pPr>
      <w:r w:rsidRPr="00416B9D">
        <w:rPr>
          <w:lang w:val="en-US"/>
        </w:rPr>
        <w:t>Upwork leverages data analytics to gain insights into user behavior, market trends, and platform performance. By analyzing this data, Upwork can make informed decisions about feature development, marketing strategies, and user support enhancements. This data-driven approach enables continuous improvement and innovation (Upwork, 2023). </w:t>
      </w:r>
    </w:p>
    <w:p w14:paraId="2019ACCA" w14:textId="77777777" w:rsidR="00416B9D" w:rsidRPr="00416B9D" w:rsidRDefault="00416B9D" w:rsidP="000A4EC3">
      <w:pPr>
        <w:pStyle w:val="Heading-3"/>
      </w:pPr>
      <w:r w:rsidRPr="00416B9D">
        <w:t>Strategic Acquisitions</w:t>
      </w:r>
    </w:p>
    <w:p w14:paraId="565C31FD" w14:textId="3A2CCB23" w:rsidR="00416B9D" w:rsidRPr="00416B9D" w:rsidRDefault="00416B9D" w:rsidP="000D3ED4">
      <w:pPr>
        <w:rPr>
          <w:lang w:val="en-US"/>
        </w:rPr>
      </w:pPr>
      <w:r w:rsidRPr="00416B9D">
        <w:rPr>
          <w:lang w:val="en-US"/>
        </w:rPr>
        <w:t>Upwork's strategic acquisitions have played a crucial role in its growth and expansion, enabling the company to diversify its service offerings, enter new markets, and enhance its technological capabilities. </w:t>
      </w:r>
    </w:p>
    <w:p w14:paraId="55C4E372" w14:textId="77777777" w:rsidR="006A2638" w:rsidRDefault="00416B9D" w:rsidP="000A4EC3">
      <w:pPr>
        <w:pStyle w:val="Heading-3"/>
      </w:pPr>
      <w:r w:rsidRPr="00416B9D">
        <w:t xml:space="preserve">Elance-ODesk Merger: </w:t>
      </w:r>
    </w:p>
    <w:p w14:paraId="76CABD00" w14:textId="4EBE5C9A" w:rsidR="00416B9D" w:rsidRPr="00416B9D" w:rsidRDefault="00416B9D" w:rsidP="000D3ED4">
      <w:pPr>
        <w:pStyle w:val="BodyText"/>
        <w:rPr>
          <w:lang w:val="en-US"/>
        </w:rPr>
      </w:pPr>
      <w:r w:rsidRPr="00416B9D">
        <w:rPr>
          <w:lang w:val="en-US"/>
        </w:rPr>
        <w:t>The merger of Elance and oDesk in 2015 was a landmark acquisition that created the foundation for Upwork. This merger combined the strengths and user bases of both platforms, significantly expanding Upwork's reach and capabilities. It also brought together a wealth of expertise and resources, positioning Upwork as a leader in the freelancing industry (Website Planet, 2023). </w:t>
      </w:r>
    </w:p>
    <w:p w14:paraId="4C557660" w14:textId="77777777" w:rsidR="006A2638" w:rsidRDefault="00416B9D" w:rsidP="000A4EC3">
      <w:pPr>
        <w:pStyle w:val="Heading-3"/>
      </w:pPr>
      <w:r w:rsidRPr="00416B9D">
        <w:t xml:space="preserve">Accenture’s Clearhead: </w:t>
      </w:r>
    </w:p>
    <w:p w14:paraId="511AD1EF" w14:textId="4847CAC6" w:rsidR="00416B9D" w:rsidRPr="00416B9D" w:rsidRDefault="00416B9D" w:rsidP="000D3ED4">
      <w:pPr>
        <w:rPr>
          <w:lang w:val="en-US"/>
        </w:rPr>
      </w:pPr>
      <w:r w:rsidRPr="00416B9D">
        <w:rPr>
          <w:lang w:val="en-US"/>
        </w:rPr>
        <w:t>In 2019, Upwork acquired Accenture’s Clearhead, a digital optimization company specializing in data-driven user experience enhancements. This acquisition enabled Upwork to integrate Clearhead’s advanced analytics and optimization tools into its platform, improving user engagement and satisfaction. It also helped Upwork to refine its marketing strategies and better understand user needs (Wise, 2023). </w:t>
      </w:r>
    </w:p>
    <w:p w14:paraId="3E5ED34F" w14:textId="77777777" w:rsidR="006A2638" w:rsidRDefault="00416B9D" w:rsidP="000A4EC3">
      <w:pPr>
        <w:pStyle w:val="Heading-3"/>
      </w:pPr>
      <w:r w:rsidRPr="00416B9D">
        <w:t xml:space="preserve">Collaborate and Compose: </w:t>
      </w:r>
    </w:p>
    <w:p w14:paraId="1CB919F6" w14:textId="078163D0" w:rsidR="00416B9D" w:rsidRPr="00416B9D" w:rsidRDefault="00416B9D" w:rsidP="000D3ED4">
      <w:pPr>
        <w:rPr>
          <w:lang w:val="en-US"/>
        </w:rPr>
      </w:pPr>
      <w:r w:rsidRPr="00416B9D">
        <w:rPr>
          <w:lang w:val="en-US"/>
        </w:rPr>
        <w:t>Upwork’s acquisition of smaller, niche platforms such as Collaborate and Compose has allowed it to expand its service offerings in specific areas such as collaborative workspaces and creative project management. These acquisitions have enriched Upwork’s platform with specialized tools and features, catering to the unique needs of different user segments (Khris Digital, 2023). </w:t>
      </w:r>
    </w:p>
    <w:p w14:paraId="465B5D12" w14:textId="77777777" w:rsidR="006A2638" w:rsidRDefault="00416B9D" w:rsidP="000A4EC3">
      <w:pPr>
        <w:pStyle w:val="Heading-3"/>
      </w:pPr>
      <w:r w:rsidRPr="00416B9D">
        <w:t xml:space="preserve">Entry into the Enterprise Market: </w:t>
      </w:r>
    </w:p>
    <w:p w14:paraId="348BB34E" w14:textId="6BAAD760" w:rsidR="00416B9D" w:rsidRPr="00416B9D" w:rsidRDefault="00416B9D" w:rsidP="000D3ED4">
      <w:pPr>
        <w:rPr>
          <w:lang w:val="en-US"/>
        </w:rPr>
      </w:pPr>
      <w:r w:rsidRPr="00416B9D">
        <w:rPr>
          <w:lang w:val="en-US"/>
        </w:rPr>
        <w:t xml:space="preserve">Upwork’s strategic move into the enterprise market </w:t>
      </w:r>
      <w:r w:rsidR="007D25B6">
        <w:rPr>
          <w:lang w:val="en-US"/>
        </w:rPr>
        <w:t>warmed up with</w:t>
      </w:r>
      <w:r w:rsidRPr="00416B9D">
        <w:rPr>
          <w:lang w:val="en-US"/>
        </w:rPr>
        <w:t xml:space="preserve"> the acquisition of </w:t>
      </w:r>
      <w:r w:rsidR="007D25B6">
        <w:rPr>
          <w:lang w:val="en-US"/>
        </w:rPr>
        <w:t xml:space="preserve">different </w:t>
      </w:r>
      <w:r w:rsidRPr="00416B9D">
        <w:rPr>
          <w:lang w:val="en-US"/>
        </w:rPr>
        <w:t>companies that offer enterprise-level solutions. These acquisitions have enabled Upwork to provide comprehensive managed services, compliance support, and workforce analytics to large organizations, significantly expanding its client base and revenue potential (EarthWeb, 2023). </w:t>
      </w:r>
    </w:p>
    <w:p w14:paraId="6E6A7DC4" w14:textId="77777777" w:rsidR="00416B9D" w:rsidRPr="00416B9D" w:rsidRDefault="00416B9D" w:rsidP="000D3ED4">
      <w:pPr>
        <w:rPr>
          <w:lang w:val="en-US"/>
        </w:rPr>
      </w:pPr>
      <w:r w:rsidRPr="00416B9D">
        <w:rPr>
          <w:lang w:val="en-US"/>
        </w:rPr>
        <w:t>The impact of these technological investments and strategic acquisitions is evident in Upwork’s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7742BA77" w14:textId="05E48EBB" w:rsidR="002B66F7" w:rsidRPr="00C04FBC" w:rsidRDefault="002B66F7" w:rsidP="006336E1">
      <w:pPr>
        <w:pStyle w:val="Heading1"/>
      </w:pPr>
      <w:r w:rsidRPr="00C04FBC">
        <w:t>Competition Overview</w:t>
      </w:r>
    </w:p>
    <w:p w14:paraId="3493CB48" w14:textId="01F9F4F6" w:rsidR="002B66F7" w:rsidRPr="002B66F7" w:rsidRDefault="002B66F7" w:rsidP="000D3ED4">
      <w:pPr>
        <w:rPr>
          <w:lang w:val="en-US"/>
        </w:rPr>
      </w:pPr>
      <w:r w:rsidRPr="002B66F7">
        <w:rPr>
          <w:lang w:val="en-US"/>
        </w:rPr>
        <w:t>Upwork operates in a highly competitive freelancing market, contending with major players that offer unique value propositions and cater to different segments of the market. This section provides a detailed comparison of Upwork with its major competitors—Fiverr, Freelancer.com, and Toptal—followed by a comprehensive market performance comparison. </w:t>
      </w:r>
    </w:p>
    <w:p w14:paraId="30725B32" w14:textId="77777777" w:rsidR="00C04FBC" w:rsidRPr="00C04FBC" w:rsidRDefault="00C04FBC" w:rsidP="00C04FBC">
      <w:pPr>
        <w:pStyle w:val="ListParagraph"/>
        <w:numPr>
          <w:ilvl w:val="0"/>
          <w:numId w:val="20"/>
        </w:numPr>
        <w:spacing w:after="120"/>
        <w:contextualSpacing w:val="0"/>
        <w:outlineLvl w:val="1"/>
        <w:rPr>
          <w:b/>
          <w:bCs/>
          <w:vanish/>
          <w:sz w:val="24"/>
        </w:rPr>
      </w:pPr>
    </w:p>
    <w:p w14:paraId="50013581" w14:textId="33647892" w:rsidR="002B66F7" w:rsidRPr="002B66F7" w:rsidRDefault="002B66F7" w:rsidP="004C5668">
      <w:pPr>
        <w:pStyle w:val="Heading2"/>
      </w:pPr>
      <w:r w:rsidRPr="00C1137E">
        <w:t>Major Competitors</w:t>
      </w:r>
      <w:r w:rsidRPr="002B66F7">
        <w:t> </w:t>
      </w:r>
    </w:p>
    <w:p w14:paraId="01B4DD87" w14:textId="77777777" w:rsidR="00FA4375" w:rsidRPr="00FA4375" w:rsidRDefault="00FA4375" w:rsidP="00FA4375">
      <w:pPr>
        <w:pStyle w:val="ListParagraph"/>
        <w:numPr>
          <w:ilvl w:val="0"/>
          <w:numId w:val="5"/>
        </w:numPr>
        <w:spacing w:after="120"/>
        <w:contextualSpacing w:val="0"/>
        <w:rPr>
          <w:b/>
          <w:bCs/>
          <w:vanish/>
        </w:rPr>
      </w:pPr>
    </w:p>
    <w:p w14:paraId="18FAAD7D" w14:textId="77777777" w:rsidR="00FA4375" w:rsidRPr="00FA4375" w:rsidRDefault="00FA4375" w:rsidP="00FA4375">
      <w:pPr>
        <w:pStyle w:val="ListParagraph"/>
        <w:numPr>
          <w:ilvl w:val="1"/>
          <w:numId w:val="5"/>
        </w:numPr>
        <w:spacing w:after="120"/>
        <w:contextualSpacing w:val="0"/>
        <w:rPr>
          <w:b/>
          <w:bCs/>
          <w:vanish/>
        </w:rPr>
      </w:pPr>
    </w:p>
    <w:p w14:paraId="7EC866A7" w14:textId="12A32CCF" w:rsidR="002B66F7" w:rsidRPr="002B66F7" w:rsidRDefault="002B66F7" w:rsidP="000A4EC3">
      <w:pPr>
        <w:pStyle w:val="Heading-3"/>
      </w:pPr>
      <w:r w:rsidRPr="00C1137E">
        <w:t>Fiverr</w:t>
      </w:r>
      <w:r w:rsidRPr="002B66F7">
        <w:t> </w:t>
      </w:r>
    </w:p>
    <w:p w14:paraId="3E1BBB7F" w14:textId="77777777" w:rsidR="00C1137E" w:rsidRDefault="002B66F7" w:rsidP="006336E1">
      <w:pPr>
        <w:pStyle w:val="Heading-4"/>
      </w:pPr>
      <w:r w:rsidRPr="002B66F7">
        <w:t xml:space="preserve">Business Model: </w:t>
      </w:r>
    </w:p>
    <w:p w14:paraId="32EABEF8" w14:textId="4693C0B1" w:rsidR="002B66F7" w:rsidRPr="002B66F7" w:rsidRDefault="002B66F7" w:rsidP="000D3ED4">
      <w:pPr>
        <w:rPr>
          <w:lang w:val="en-US"/>
        </w:rPr>
      </w:pPr>
      <w:r w:rsidRPr="002B66F7">
        <w:rPr>
          <w:lang w:val="en-US"/>
        </w:rPr>
        <w:t>Fiverr operates on a gig-based model where freelancers offer specific services, known as “gigs,” at fixed prices starting as low as $5. This model contrasts with Upwork’s project-based and hourly work structures, appealing to clients seeking quick, cost-effective solutions for specific tasks (Website Planet, 2023). </w:t>
      </w:r>
    </w:p>
    <w:p w14:paraId="12197775" w14:textId="77777777" w:rsidR="00D877DA" w:rsidRDefault="002B66F7" w:rsidP="006336E1">
      <w:pPr>
        <w:pStyle w:val="Heading-4"/>
      </w:pPr>
      <w:r w:rsidRPr="002B66F7">
        <w:t xml:space="preserve">User Base and Engagement: </w:t>
      </w:r>
    </w:p>
    <w:p w14:paraId="6FD3B07D" w14:textId="2B8FED06" w:rsidR="002B66F7" w:rsidRPr="002B66F7" w:rsidRDefault="002B66F7" w:rsidP="000D3ED4">
      <w:pPr>
        <w:rPr>
          <w:lang w:val="en-US"/>
        </w:rPr>
      </w:pPr>
      <w:r w:rsidRPr="002B66F7">
        <w:rPr>
          <w:lang w:val="en-US"/>
        </w:rPr>
        <w:t xml:space="preserve">Fiverr has a large user base, with millions of freelancers offering services across various categories, including graphic design, digital marketing, writing, and programming. The platform’s simplicity and accessibility attract a wide range of users, particularly small </w:t>
      </w:r>
      <w:r w:rsidR="007C211C" w:rsidRPr="002B66F7">
        <w:rPr>
          <w:lang w:val="en-US"/>
        </w:rPr>
        <w:t>businesses,</w:t>
      </w:r>
      <w:r w:rsidRPr="002B66F7">
        <w:rPr>
          <w:lang w:val="en-US"/>
        </w:rPr>
        <w:t xml:space="preserve"> and individual clients (Freelancermap, 2023). </w:t>
      </w:r>
    </w:p>
    <w:p w14:paraId="26B02C21" w14:textId="77777777" w:rsidR="00E43F92" w:rsidRDefault="002B66F7" w:rsidP="006336E1">
      <w:pPr>
        <w:pStyle w:val="Heading-4"/>
      </w:pPr>
      <w:r w:rsidRPr="002B66F7">
        <w:t xml:space="preserve">Revenue Streams: </w:t>
      </w:r>
    </w:p>
    <w:p w14:paraId="11D1B4F1" w14:textId="3CD17BFD" w:rsidR="002B66F7" w:rsidRPr="002B66F7" w:rsidRDefault="002B66F7" w:rsidP="000D3ED4">
      <w:pPr>
        <w:rPr>
          <w:lang w:val="en-US"/>
        </w:rPr>
      </w:pPr>
      <w:r w:rsidRPr="002B66F7">
        <w:rPr>
          <w:lang w:val="en-US"/>
        </w:rPr>
        <w:t>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Upwork’s sliding fee scale (ThriveMyWay, 2023). </w:t>
      </w:r>
    </w:p>
    <w:p w14:paraId="301D60B8" w14:textId="77777777" w:rsidR="00E43F92" w:rsidRDefault="002B66F7" w:rsidP="006336E1">
      <w:pPr>
        <w:pStyle w:val="Heading-4"/>
      </w:pPr>
      <w:r w:rsidRPr="002B66F7">
        <w:t xml:space="preserve">Market Position: </w:t>
      </w:r>
    </w:p>
    <w:p w14:paraId="553D8C04" w14:textId="50B37067" w:rsidR="002B66F7" w:rsidRPr="002B66F7" w:rsidRDefault="002B66F7" w:rsidP="000D3ED4">
      <w:pPr>
        <w:rPr>
          <w:lang w:val="en-US"/>
        </w:rPr>
      </w:pPr>
      <w:r w:rsidRPr="002B66F7">
        <w:rPr>
          <w:lang w:val="en-US"/>
        </w:rPr>
        <w:t>Fiverr’s gig-based model and user-friendly interface have positioned it as a popular choice for quick, low-cost freelance services. The platform’s focus on simplicity and accessibility has driven significant user growth and engagement (Khris Digital, 2023). </w:t>
      </w:r>
    </w:p>
    <w:p w14:paraId="4350B8AA" w14:textId="5A5B1E41" w:rsidR="002B66F7" w:rsidRPr="002B66F7" w:rsidRDefault="002B66F7" w:rsidP="000A4EC3">
      <w:pPr>
        <w:pStyle w:val="Heading-3"/>
      </w:pPr>
      <w:r w:rsidRPr="00A75761">
        <w:t>Freelancer.com</w:t>
      </w:r>
      <w:r w:rsidRPr="002B66F7">
        <w:t> </w:t>
      </w:r>
    </w:p>
    <w:p w14:paraId="1C28FD69" w14:textId="77777777" w:rsidR="00EA7320" w:rsidRPr="00EA7320" w:rsidRDefault="00EA7320" w:rsidP="00EA7320">
      <w:pPr>
        <w:pStyle w:val="ListParagraph"/>
        <w:numPr>
          <w:ilvl w:val="2"/>
          <w:numId w:val="18"/>
        </w:numPr>
        <w:spacing w:after="120"/>
        <w:contextualSpacing w:val="0"/>
        <w:outlineLvl w:val="0"/>
        <w:rPr>
          <w:b/>
          <w:bCs/>
          <w:smallCaps/>
          <w:vanish/>
          <w:sz w:val="28"/>
        </w:rPr>
      </w:pPr>
    </w:p>
    <w:p w14:paraId="688CB8DC" w14:textId="4F9EDA49" w:rsidR="00A75761" w:rsidRDefault="002B66F7" w:rsidP="006336E1">
      <w:pPr>
        <w:pStyle w:val="Heading-4"/>
      </w:pPr>
      <w:r w:rsidRPr="002B66F7">
        <w:t xml:space="preserve">Business Model: </w:t>
      </w:r>
    </w:p>
    <w:p w14:paraId="60FF50BF" w14:textId="74D549EC" w:rsidR="002B66F7" w:rsidRPr="002B66F7" w:rsidRDefault="002B66F7" w:rsidP="000D3ED4">
      <w:pPr>
        <w:rPr>
          <w:lang w:val="en-US"/>
        </w:rPr>
      </w:pPr>
      <w:r w:rsidRPr="002B66F7">
        <w:rPr>
          <w:lang w:val="en-US"/>
        </w:rPr>
        <w:t>Freelancer.com operates on a bidding system where freelancers compete for projects by submitting proposals. This model encourages competitive pricing, benefiting clients but often challenging freelancers to ensure quality and fair compensation (Tech Report, 2023). </w:t>
      </w:r>
    </w:p>
    <w:p w14:paraId="52ACA5C7" w14:textId="77777777" w:rsidR="002C5918" w:rsidRDefault="002B66F7" w:rsidP="006336E1">
      <w:pPr>
        <w:pStyle w:val="Heading-4"/>
      </w:pPr>
      <w:r w:rsidRPr="002B66F7">
        <w:t xml:space="preserve">User Base and Engagement: </w:t>
      </w:r>
    </w:p>
    <w:p w14:paraId="79A4D097" w14:textId="3353BC65" w:rsidR="002B66F7" w:rsidRPr="002B66F7" w:rsidRDefault="002B66F7" w:rsidP="000D3ED4">
      <w:pPr>
        <w:rPr>
          <w:lang w:val="en-US"/>
        </w:rPr>
      </w:pPr>
      <w:r w:rsidRPr="002B66F7">
        <w:rPr>
          <w:lang w:val="en-US"/>
        </w:rPr>
        <w:t>Freelancer.com boasts a vast user base, with millions of registered freelancers and clients worldwide. The platform supports a wide array of project categories, making it a versatile option for various freelance services (Freelancermap, 2023). </w:t>
      </w:r>
    </w:p>
    <w:p w14:paraId="24C8D4E3" w14:textId="77777777" w:rsidR="002C5918" w:rsidRDefault="002B66F7" w:rsidP="006336E1">
      <w:pPr>
        <w:pStyle w:val="Heading-4"/>
      </w:pPr>
      <w:r w:rsidRPr="002B66F7">
        <w:t xml:space="preserve">Revenue Streams: </w:t>
      </w:r>
    </w:p>
    <w:p w14:paraId="1F7C4E08" w14:textId="566DC70C" w:rsidR="002B66F7" w:rsidRPr="002B66F7" w:rsidRDefault="002B66F7" w:rsidP="000D3ED4">
      <w:pPr>
        <w:rPr>
          <w:lang w:val="en-US"/>
        </w:rPr>
      </w:pPr>
      <w:r w:rsidRPr="002B66F7">
        <w:rPr>
          <w:lang w:val="en-US"/>
        </w:rPr>
        <w:t>Freelancer.com generates revenue through project fees, membership subscriptions, and additional services like project upgrades and skill tests. The platform charges freelancers a commission ranging from 10% to 20%, depending on the membership level and project type (Wise, 2023). </w:t>
      </w:r>
    </w:p>
    <w:p w14:paraId="0062DDF5" w14:textId="77777777" w:rsidR="002C5918" w:rsidRDefault="002B66F7" w:rsidP="006336E1">
      <w:pPr>
        <w:pStyle w:val="Heading-4"/>
      </w:pPr>
      <w:r w:rsidRPr="002B66F7">
        <w:t xml:space="preserve">Market Position: </w:t>
      </w:r>
    </w:p>
    <w:p w14:paraId="30A35FF4" w14:textId="1A00D966" w:rsidR="002B66F7" w:rsidRPr="002B66F7" w:rsidRDefault="002B66F7" w:rsidP="000D3ED4">
      <w:pPr>
        <w:rPr>
          <w:lang w:val="en-US"/>
        </w:rPr>
      </w:pPr>
      <w:r w:rsidRPr="002B66F7">
        <w:rPr>
          <w:lang w:val="en-US"/>
        </w:rPr>
        <w:t>Freelancer.com’s bidding system and extensive project categories make it a competitive platform for diverse freelance opportunities. Its global reach and versatility attract a broad spectrum of clients and freelancers (Website Planet, 2023). </w:t>
      </w:r>
    </w:p>
    <w:p w14:paraId="7FCA1E44" w14:textId="3EF2495E" w:rsidR="002B66F7" w:rsidRPr="002B66F7" w:rsidRDefault="002B66F7" w:rsidP="000A4EC3">
      <w:pPr>
        <w:pStyle w:val="Heading-3"/>
      </w:pPr>
      <w:r w:rsidRPr="002C5918">
        <w:t>Toptal</w:t>
      </w:r>
      <w:r w:rsidRPr="002B66F7">
        <w:t> </w:t>
      </w:r>
    </w:p>
    <w:p w14:paraId="51ADE19F" w14:textId="77777777" w:rsidR="00EC0733" w:rsidRPr="00EC0733" w:rsidRDefault="00EC0733" w:rsidP="00EC0733">
      <w:pPr>
        <w:pStyle w:val="ListParagraph"/>
        <w:numPr>
          <w:ilvl w:val="2"/>
          <w:numId w:val="18"/>
        </w:numPr>
        <w:spacing w:after="120"/>
        <w:contextualSpacing w:val="0"/>
        <w:outlineLvl w:val="0"/>
        <w:rPr>
          <w:b/>
          <w:bCs/>
          <w:smallCaps/>
          <w:vanish/>
          <w:sz w:val="28"/>
          <w:lang w:val="en-US"/>
        </w:rPr>
      </w:pPr>
    </w:p>
    <w:p w14:paraId="34AD3592" w14:textId="5A10CDA4" w:rsidR="002C5918" w:rsidRDefault="002B66F7" w:rsidP="006336E1">
      <w:pPr>
        <w:pStyle w:val="Heading-4"/>
      </w:pPr>
      <w:r w:rsidRPr="002B66F7">
        <w:t xml:space="preserve">Business Model: </w:t>
      </w:r>
    </w:p>
    <w:p w14:paraId="53FB0F5F" w14:textId="4B6168BA" w:rsidR="002B66F7" w:rsidRPr="002B66F7" w:rsidRDefault="002B66F7" w:rsidP="000D3ED4">
      <w:pPr>
        <w:rPr>
          <w:lang w:val="en-US"/>
        </w:rPr>
      </w:pPr>
      <w:r w:rsidRPr="002B66F7">
        <w:rPr>
          <w:lang w:val="en-US"/>
        </w:rPr>
        <w:t>Toptal focuses on the top 3% of freelance talent, offering highly specialized professionals in fields such as software development, design, and finance. The platform’s rigorous vetting process ensures high-quality talent, catering to large enterprises and high-end projects (ThriveMyWay, 2023). </w:t>
      </w:r>
    </w:p>
    <w:p w14:paraId="37B9F2A2" w14:textId="77777777" w:rsidR="002C5918" w:rsidRDefault="002B66F7" w:rsidP="006336E1">
      <w:pPr>
        <w:pStyle w:val="Heading-4"/>
      </w:pPr>
      <w:r w:rsidRPr="002B66F7">
        <w:t xml:space="preserve">User Base and Engagement: </w:t>
      </w:r>
    </w:p>
    <w:p w14:paraId="76249F52" w14:textId="3BA25510" w:rsidR="002B66F7" w:rsidRDefault="002B66F7" w:rsidP="000D3ED4">
      <w:pPr>
        <w:rPr>
          <w:lang w:val="en-US"/>
        </w:rPr>
      </w:pPr>
      <w:r w:rsidRPr="002B66F7">
        <w:rPr>
          <w:lang w:val="en-US"/>
        </w:rPr>
        <w:t>Toptal’s user base is smaller but highly specialized, comprising elite freelancers and top-tier clients. The platform’s exclusivity and focus on quality attract high-paying projects and long-term engagements (Freelancermap, 2023). </w:t>
      </w:r>
    </w:p>
    <w:p w14:paraId="3F90B5AB" w14:textId="77777777" w:rsidR="006E7B8B" w:rsidRDefault="006E7B8B" w:rsidP="000D3ED4">
      <w:pPr>
        <w:rPr>
          <w:lang w:val="en-US"/>
        </w:rPr>
      </w:pPr>
    </w:p>
    <w:p w14:paraId="27D6B520" w14:textId="65B26FF5" w:rsidR="006E7B8B" w:rsidRDefault="0066061B" w:rsidP="000D3ED4">
      <w:pPr>
        <w:rPr>
          <w:lang w:val="en-US"/>
        </w:rPr>
      </w:pPr>
      <w:r>
        <w:rPr>
          <w:noProof/>
        </w:rPr>
        <w:drawing>
          <wp:anchor distT="0" distB="0" distL="114300" distR="114300" simplePos="0" relativeHeight="251668487" behindDoc="0" locked="0" layoutInCell="1" allowOverlap="1" wp14:anchorId="097DF17C" wp14:editId="3FA5CF9B">
            <wp:simplePos x="0" y="0"/>
            <wp:positionH relativeFrom="column">
              <wp:posOffset>0</wp:posOffset>
            </wp:positionH>
            <wp:positionV relativeFrom="paragraph">
              <wp:posOffset>306070</wp:posOffset>
            </wp:positionV>
            <wp:extent cx="5400040" cy="4735830"/>
            <wp:effectExtent l="0" t="0" r="0" b="762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3"/>
                    <a:stretch>
                      <a:fillRect/>
                    </a:stretch>
                  </pic:blipFill>
                  <pic:spPr>
                    <a:xfrm>
                      <a:off x="0" y="0"/>
                      <a:ext cx="5400040" cy="4735830"/>
                    </a:xfrm>
                    <a:prstGeom prst="rect">
                      <a:avLst/>
                    </a:prstGeom>
                  </pic:spPr>
                </pic:pic>
              </a:graphicData>
            </a:graphic>
          </wp:anchor>
        </w:drawing>
      </w:r>
    </w:p>
    <w:p w14:paraId="6465FE78" w14:textId="77777777" w:rsidR="006E7B8B" w:rsidRPr="002B66F7" w:rsidRDefault="006E7B8B" w:rsidP="000D3ED4">
      <w:pPr>
        <w:rPr>
          <w:lang w:val="en-US"/>
        </w:rPr>
      </w:pPr>
    </w:p>
    <w:p w14:paraId="4756CE53" w14:textId="77777777" w:rsidR="002C5918" w:rsidRDefault="002B66F7" w:rsidP="006336E1">
      <w:pPr>
        <w:pStyle w:val="Heading-4"/>
      </w:pPr>
      <w:r w:rsidRPr="002B66F7">
        <w:t xml:space="preserve">Revenue Streams: </w:t>
      </w:r>
    </w:p>
    <w:p w14:paraId="1D8DC9CA" w14:textId="295F1D15" w:rsidR="002B66F7" w:rsidRPr="002B66F7" w:rsidRDefault="002B66F7" w:rsidP="000D3ED4">
      <w:pPr>
        <w:rPr>
          <w:lang w:val="en-US"/>
        </w:rPr>
      </w:pPr>
      <w:r w:rsidRPr="002B66F7">
        <w:rPr>
          <w:lang w:val="en-US"/>
        </w:rPr>
        <w:t>Toptal generates revenue through a combination of service fees and client subscription fees. The platform’s premium pricing reflects the quality and specialization of its talent pool, with freelancers typically earning higher rates compared to other platforms (Khris Digital, 2023). </w:t>
      </w:r>
    </w:p>
    <w:p w14:paraId="21E00ED1" w14:textId="77777777" w:rsidR="002C5918" w:rsidRDefault="002B66F7" w:rsidP="006336E1">
      <w:pPr>
        <w:pStyle w:val="Heading-4"/>
      </w:pPr>
      <w:r w:rsidRPr="002B66F7">
        <w:t xml:space="preserve">Market Position: </w:t>
      </w:r>
    </w:p>
    <w:p w14:paraId="35A797B2" w14:textId="77EF2F7A" w:rsidR="002B66F7" w:rsidRPr="002B66F7" w:rsidRDefault="002B66F7" w:rsidP="000D3ED4">
      <w:pPr>
        <w:rPr>
          <w:lang w:val="en-US"/>
        </w:rPr>
      </w:pPr>
      <w:r w:rsidRPr="002B66F7">
        <w:rPr>
          <w:lang w:val="en-US"/>
        </w:rPr>
        <w:t>Toptal’s focus on elite talent and specialized services positions it as a premium freelancing platform. Its rigorous vetting process and high-quality standards appeal to enterprise clients seeking top-tier professionals (Tech Report, 2023). </w:t>
      </w:r>
    </w:p>
    <w:p w14:paraId="797353DD" w14:textId="77777777" w:rsidR="002B66F7" w:rsidRPr="002B66F7" w:rsidRDefault="002B66F7" w:rsidP="006336E1">
      <w:pPr>
        <w:pStyle w:val="Heading-4"/>
      </w:pPr>
      <w:r w:rsidRPr="002B66F7">
        <w:t>Market Performance Comparison</w:t>
      </w:r>
    </w:p>
    <w:p w14:paraId="58653B12" w14:textId="6B112E88" w:rsidR="002B66F7" w:rsidRPr="002B66F7" w:rsidRDefault="002B66F7" w:rsidP="000D3ED4">
      <w:pPr>
        <w:rPr>
          <w:lang w:val="en-US"/>
        </w:rPr>
      </w:pPr>
      <w:r w:rsidRPr="002B66F7">
        <w:rPr>
          <w:lang w:val="en-US"/>
        </w:rPr>
        <w:t xml:space="preserve">To understand how Upwork stacks up against its competitors, </w:t>
      </w:r>
      <w:r w:rsidR="007C211C" w:rsidRPr="002B66F7">
        <w:rPr>
          <w:lang w:val="en-US"/>
        </w:rPr>
        <w:t>it is</w:t>
      </w:r>
      <w:r w:rsidRPr="002B66F7">
        <w:rPr>
          <w:lang w:val="en-US"/>
        </w:rPr>
        <w:t xml:space="preserve"> essential to compare key metrics and performance indicators such as user base, revenue, market share, and growth trends.</w:t>
      </w:r>
    </w:p>
    <w:p w14:paraId="6AACE637" w14:textId="4C7AF513" w:rsidR="002B66F7" w:rsidRPr="002B66F7" w:rsidRDefault="002B66F7" w:rsidP="004C5668">
      <w:pPr>
        <w:pStyle w:val="Heading2"/>
      </w:pPr>
      <w:r w:rsidRPr="002B66F7">
        <w:t> User Base</w:t>
      </w:r>
    </w:p>
    <w:p w14:paraId="0608B2DC" w14:textId="7D56000E" w:rsidR="002B66F7" w:rsidRPr="002B66F7" w:rsidRDefault="002B66F7" w:rsidP="000D3ED4">
      <w:pPr>
        <w:pStyle w:val="BodyText"/>
        <w:numPr>
          <w:ilvl w:val="0"/>
          <w:numId w:val="9"/>
        </w:numPr>
        <w:rPr>
          <w:lang w:val="en-US"/>
        </w:rPr>
      </w:pPr>
      <w:r w:rsidRPr="002B66F7">
        <w:rPr>
          <w:b/>
          <w:bCs/>
          <w:lang w:val="en-US"/>
        </w:rPr>
        <w:t>Upwork</w:t>
      </w:r>
      <w:r w:rsidRPr="002B66F7">
        <w:rPr>
          <w:lang w:val="en-US"/>
        </w:rPr>
        <w:t xml:space="preserve">: Over 18 million registered freelancers and </w:t>
      </w:r>
      <w:r w:rsidR="007C211C" w:rsidRPr="002B66F7">
        <w:rPr>
          <w:lang w:val="en-US"/>
        </w:rPr>
        <w:t>five</w:t>
      </w:r>
      <w:r w:rsidRPr="002B66F7">
        <w:rPr>
          <w:lang w:val="en-US"/>
        </w:rPr>
        <w:t xml:space="preserve"> million registered clients.</w:t>
      </w:r>
    </w:p>
    <w:p w14:paraId="16C26476" w14:textId="77777777" w:rsidR="002B66F7" w:rsidRPr="002B66F7" w:rsidRDefault="002B66F7" w:rsidP="000D3ED4">
      <w:pPr>
        <w:pStyle w:val="BodyText"/>
        <w:numPr>
          <w:ilvl w:val="0"/>
          <w:numId w:val="9"/>
        </w:numPr>
        <w:rPr>
          <w:lang w:val="en-US"/>
        </w:rPr>
      </w:pPr>
      <w:r w:rsidRPr="002B66F7">
        <w:rPr>
          <w:b/>
          <w:bCs/>
          <w:lang w:val="en-US"/>
        </w:rPr>
        <w:t>Fiverr</w:t>
      </w:r>
      <w:r w:rsidRPr="002B66F7">
        <w:rPr>
          <w:lang w:val="en-US"/>
        </w:rPr>
        <w:t>: Millions of freelancers and buyers, with significant engagement in gig-based services.</w:t>
      </w:r>
    </w:p>
    <w:p w14:paraId="3A94C1BC" w14:textId="77777777" w:rsidR="002B66F7" w:rsidRPr="002B66F7" w:rsidRDefault="002B66F7" w:rsidP="000D3ED4">
      <w:pPr>
        <w:pStyle w:val="BodyText"/>
        <w:numPr>
          <w:ilvl w:val="0"/>
          <w:numId w:val="9"/>
        </w:numPr>
        <w:rPr>
          <w:lang w:val="en-US"/>
        </w:rPr>
      </w:pPr>
      <w:r w:rsidRPr="002B66F7">
        <w:rPr>
          <w:b/>
          <w:bCs/>
          <w:lang w:val="en-US"/>
        </w:rPr>
        <w:t>Freelancer.com</w:t>
      </w:r>
      <w:r w:rsidRPr="002B66F7">
        <w:rPr>
          <w:lang w:val="en-US"/>
        </w:rPr>
        <w:t>: Millions of registered users worldwide, with a broad range of project categories.</w:t>
      </w:r>
    </w:p>
    <w:p w14:paraId="77D90BFB" w14:textId="77777777" w:rsidR="002B66F7" w:rsidRDefault="002B66F7" w:rsidP="000D3ED4">
      <w:pPr>
        <w:pStyle w:val="BodyText"/>
        <w:numPr>
          <w:ilvl w:val="0"/>
          <w:numId w:val="9"/>
        </w:numPr>
        <w:rPr>
          <w:lang w:val="en-US"/>
        </w:rPr>
      </w:pPr>
      <w:r w:rsidRPr="002B66F7">
        <w:rPr>
          <w:b/>
          <w:bCs/>
          <w:lang w:val="en-US"/>
        </w:rPr>
        <w:t>Toptal</w:t>
      </w:r>
      <w:r w:rsidRPr="002B66F7">
        <w:rPr>
          <w:lang w:val="en-US"/>
        </w:rPr>
        <w:t>: Smaller, specialized user base focused on elite talent and high-end clients (Website Planet, 2023; Wise, 2023; Tech Report, 2023).</w:t>
      </w:r>
    </w:p>
    <w:p w14:paraId="332525C9" w14:textId="49E34A91" w:rsidR="00A425F2" w:rsidRPr="002B66F7" w:rsidRDefault="00A425F2" w:rsidP="00A425F2">
      <w:pPr>
        <w:pStyle w:val="BodyText"/>
        <w:rPr>
          <w:lang w:val="en-US"/>
        </w:rPr>
      </w:pPr>
    </w:p>
    <w:p w14:paraId="09612A38" w14:textId="3A235FDC" w:rsidR="002B66F7" w:rsidRPr="002B66F7" w:rsidRDefault="002B66F7" w:rsidP="004C5668">
      <w:pPr>
        <w:pStyle w:val="Heading2"/>
      </w:pPr>
      <w:r w:rsidRPr="002B66F7">
        <w:t> Revenue</w:t>
      </w:r>
    </w:p>
    <w:p w14:paraId="6F9D547F" w14:textId="77777777" w:rsidR="002B66F7" w:rsidRPr="002B66F7" w:rsidRDefault="002B66F7" w:rsidP="000D3ED4">
      <w:pPr>
        <w:pStyle w:val="BodyText"/>
        <w:numPr>
          <w:ilvl w:val="0"/>
          <w:numId w:val="10"/>
        </w:numPr>
        <w:rPr>
          <w:lang w:val="en-US"/>
        </w:rPr>
      </w:pPr>
      <w:r w:rsidRPr="002B66F7">
        <w:rPr>
          <w:b/>
          <w:bCs/>
          <w:lang w:val="en-US"/>
        </w:rPr>
        <w:t>Upwork</w:t>
      </w:r>
      <w:r w:rsidRPr="002B66F7">
        <w:rPr>
          <w:lang w:val="en-US"/>
        </w:rPr>
        <w:t>: Approximately $605 million in revenue as of 2023, driven by service fees, transaction fees, and memberships.</w:t>
      </w:r>
    </w:p>
    <w:p w14:paraId="01BF8826" w14:textId="77777777" w:rsidR="002B66F7" w:rsidRPr="002B66F7" w:rsidRDefault="002B66F7" w:rsidP="000D3ED4">
      <w:pPr>
        <w:pStyle w:val="BodyText"/>
        <w:numPr>
          <w:ilvl w:val="0"/>
          <w:numId w:val="10"/>
        </w:numPr>
        <w:rPr>
          <w:lang w:val="en-US"/>
        </w:rPr>
      </w:pPr>
      <w:r w:rsidRPr="002B66F7">
        <w:rPr>
          <w:b/>
          <w:bCs/>
          <w:lang w:val="en-US"/>
        </w:rPr>
        <w:t>Fiverr</w:t>
      </w:r>
      <w:r w:rsidRPr="002B66F7">
        <w:rPr>
          <w:lang w:val="en-US"/>
        </w:rPr>
        <w:t>: Strong revenue growth with a 20% commission on transactions and premium services like Fiverr Pro.</w:t>
      </w:r>
    </w:p>
    <w:p w14:paraId="2BD6BE99" w14:textId="77777777" w:rsidR="002B66F7" w:rsidRPr="002B66F7" w:rsidRDefault="002B66F7" w:rsidP="000D3ED4">
      <w:pPr>
        <w:pStyle w:val="BodyText"/>
        <w:numPr>
          <w:ilvl w:val="0"/>
          <w:numId w:val="10"/>
        </w:numPr>
        <w:rPr>
          <w:lang w:val="en-US"/>
        </w:rPr>
      </w:pPr>
      <w:r w:rsidRPr="002B66F7">
        <w:rPr>
          <w:b/>
          <w:bCs/>
          <w:lang w:val="en-US"/>
        </w:rPr>
        <w:t>Freelancer.com</w:t>
      </w:r>
      <w:r w:rsidRPr="002B66F7">
        <w:rPr>
          <w:lang w:val="en-US"/>
        </w:rPr>
        <w:t>: Revenue from project fees, membership subscriptions, and additional services, with a commission ranging from 10% to 20%.</w:t>
      </w:r>
    </w:p>
    <w:p w14:paraId="79D8E6D6" w14:textId="38185CB9" w:rsidR="002B66F7" w:rsidRPr="002B66F7" w:rsidRDefault="002B66F7" w:rsidP="000D3ED4">
      <w:pPr>
        <w:pStyle w:val="BodyText"/>
        <w:numPr>
          <w:ilvl w:val="0"/>
          <w:numId w:val="10"/>
        </w:numPr>
        <w:rPr>
          <w:lang w:val="en-US"/>
        </w:rPr>
      </w:pPr>
      <w:r w:rsidRPr="002B66F7">
        <w:rPr>
          <w:b/>
          <w:bCs/>
          <w:lang w:val="en-US"/>
        </w:rPr>
        <w:t>Toptal</w:t>
      </w:r>
      <w:r w:rsidRPr="002B66F7">
        <w:rPr>
          <w:lang w:val="en-US"/>
        </w:rPr>
        <w:t>: Revenue from premium service fees and client subscriptions, reflecting its focus on high-quality, high-value projects (Freelancermap, 2023; ThriveMyWay, 2023). </w:t>
      </w:r>
    </w:p>
    <w:p w14:paraId="111C8E90" w14:textId="77777777" w:rsidR="002B66F7" w:rsidRPr="00CB3288" w:rsidRDefault="002B66F7" w:rsidP="004C5668">
      <w:pPr>
        <w:pStyle w:val="Heading2"/>
      </w:pPr>
      <w:r w:rsidRPr="00CB3288">
        <w:t>Market Share</w:t>
      </w:r>
    </w:p>
    <w:p w14:paraId="0F95F6AB" w14:textId="77777777" w:rsidR="002B66F7" w:rsidRPr="002B66F7" w:rsidRDefault="002B66F7" w:rsidP="000D3ED4">
      <w:pPr>
        <w:pStyle w:val="BodyText"/>
        <w:numPr>
          <w:ilvl w:val="0"/>
          <w:numId w:val="11"/>
        </w:numPr>
        <w:rPr>
          <w:lang w:val="en-US"/>
        </w:rPr>
      </w:pPr>
      <w:r w:rsidRPr="002B66F7">
        <w:rPr>
          <w:b/>
          <w:bCs/>
          <w:lang w:val="en-US"/>
        </w:rPr>
        <w:t>Upwork</w:t>
      </w:r>
      <w:r w:rsidRPr="002B66F7">
        <w:rPr>
          <w:lang w:val="en-US"/>
        </w:rPr>
        <w:t>: Significant market share in the freelancing industry, known for its extensive service offerings and user-friendly platform.</w:t>
      </w:r>
    </w:p>
    <w:p w14:paraId="0724B51F" w14:textId="77777777" w:rsidR="002B66F7" w:rsidRPr="002B66F7" w:rsidRDefault="002B66F7" w:rsidP="000D3ED4">
      <w:pPr>
        <w:pStyle w:val="BodyText"/>
        <w:numPr>
          <w:ilvl w:val="0"/>
          <w:numId w:val="11"/>
        </w:numPr>
        <w:rPr>
          <w:lang w:val="en-US"/>
        </w:rPr>
      </w:pPr>
      <w:r w:rsidRPr="002B66F7">
        <w:rPr>
          <w:b/>
          <w:bCs/>
          <w:lang w:val="en-US"/>
        </w:rPr>
        <w:t>Fiverr</w:t>
      </w:r>
      <w:r w:rsidRPr="002B66F7">
        <w:rPr>
          <w:lang w:val="en-US"/>
        </w:rPr>
        <w:t>: Strong presence in the gig-based service market, appealing to small businesses and individual clients.</w:t>
      </w:r>
    </w:p>
    <w:p w14:paraId="2645262D" w14:textId="77777777" w:rsidR="002B66F7" w:rsidRPr="002B66F7" w:rsidRDefault="002B66F7" w:rsidP="000D3ED4">
      <w:pPr>
        <w:pStyle w:val="BodyText"/>
        <w:numPr>
          <w:ilvl w:val="0"/>
          <w:numId w:val="11"/>
        </w:numPr>
        <w:rPr>
          <w:lang w:val="en-US"/>
        </w:rPr>
      </w:pPr>
      <w:r w:rsidRPr="002B66F7">
        <w:rPr>
          <w:b/>
          <w:bCs/>
          <w:lang w:val="en-US"/>
        </w:rPr>
        <w:t>Freelancer.com</w:t>
      </w:r>
      <w:r w:rsidRPr="002B66F7">
        <w:rPr>
          <w:lang w:val="en-US"/>
        </w:rPr>
        <w:t>: Extensive global reach with a competitive bidding system, attracting a diverse range of users.</w:t>
      </w:r>
    </w:p>
    <w:p w14:paraId="4CC1F51E" w14:textId="708F4F4E" w:rsidR="002B66F7" w:rsidRPr="002B66F7" w:rsidRDefault="002B66F7" w:rsidP="000D3ED4">
      <w:pPr>
        <w:pStyle w:val="BodyText"/>
        <w:numPr>
          <w:ilvl w:val="0"/>
          <w:numId w:val="11"/>
        </w:numPr>
        <w:rPr>
          <w:lang w:val="en-US"/>
        </w:rPr>
      </w:pPr>
      <w:r w:rsidRPr="002B66F7">
        <w:rPr>
          <w:b/>
          <w:bCs/>
          <w:lang w:val="en-US"/>
        </w:rPr>
        <w:t>Toptal</w:t>
      </w:r>
      <w:r w:rsidRPr="002B66F7">
        <w:rPr>
          <w:lang w:val="en-US"/>
        </w:rPr>
        <w:t>: Niche market share focused on elite talent and enterprise clients, commanding higher rates and specialized projects (Khris Digital, 2023; EarthWeb, 2023). </w:t>
      </w:r>
    </w:p>
    <w:p w14:paraId="47E565F3" w14:textId="77777777" w:rsidR="002B66F7" w:rsidRPr="00CB3288" w:rsidRDefault="002B66F7" w:rsidP="004C5668">
      <w:pPr>
        <w:pStyle w:val="Heading2"/>
      </w:pPr>
      <w:r w:rsidRPr="00CB3288">
        <w:t>Growth Trends</w:t>
      </w:r>
    </w:p>
    <w:p w14:paraId="46850440" w14:textId="77777777" w:rsidR="002B66F7" w:rsidRPr="002B66F7" w:rsidRDefault="002B66F7" w:rsidP="000D3ED4">
      <w:pPr>
        <w:pStyle w:val="BodyText"/>
        <w:numPr>
          <w:ilvl w:val="0"/>
          <w:numId w:val="12"/>
        </w:numPr>
        <w:rPr>
          <w:lang w:val="en-US"/>
        </w:rPr>
      </w:pPr>
      <w:r w:rsidRPr="002B66F7">
        <w:rPr>
          <w:b/>
          <w:bCs/>
          <w:lang w:val="en-US"/>
        </w:rPr>
        <w:t>Upwork</w:t>
      </w:r>
      <w:r w:rsidRPr="002B66F7">
        <w:rPr>
          <w:lang w:val="en-US"/>
        </w:rPr>
        <w:t>: Consistent year-over-year revenue growth, driven by increasing demand for remote work and continuous platform enhancements.</w:t>
      </w:r>
    </w:p>
    <w:p w14:paraId="7800F771" w14:textId="77777777" w:rsidR="002B66F7" w:rsidRPr="002B66F7" w:rsidRDefault="002B66F7" w:rsidP="000D3ED4">
      <w:pPr>
        <w:pStyle w:val="BodyText"/>
        <w:numPr>
          <w:ilvl w:val="0"/>
          <w:numId w:val="12"/>
        </w:numPr>
        <w:rPr>
          <w:lang w:val="en-US"/>
        </w:rPr>
      </w:pPr>
      <w:r w:rsidRPr="002B66F7">
        <w:rPr>
          <w:b/>
          <w:bCs/>
          <w:lang w:val="en-US"/>
        </w:rPr>
        <w:t>Fiverr</w:t>
      </w:r>
      <w:r w:rsidRPr="002B66F7">
        <w:rPr>
          <w:lang w:val="en-US"/>
        </w:rPr>
        <w:t>: Rapid growth fueled by its user-friendly interface and wide-ranging services at low entry prices.</w:t>
      </w:r>
    </w:p>
    <w:p w14:paraId="5821B557" w14:textId="77777777" w:rsidR="002B66F7" w:rsidRPr="002B66F7" w:rsidRDefault="002B66F7" w:rsidP="000D3ED4">
      <w:pPr>
        <w:pStyle w:val="BodyText"/>
        <w:numPr>
          <w:ilvl w:val="0"/>
          <w:numId w:val="12"/>
        </w:numPr>
        <w:rPr>
          <w:lang w:val="en-US"/>
        </w:rPr>
      </w:pPr>
      <w:r w:rsidRPr="002B66F7">
        <w:rPr>
          <w:b/>
          <w:bCs/>
          <w:lang w:val="en-US"/>
        </w:rPr>
        <w:t>Freelancer.com</w:t>
      </w:r>
      <w:r w:rsidRPr="002B66F7">
        <w:rPr>
          <w:lang w:val="en-US"/>
        </w:rPr>
        <w:t>: Steady growth with a large user base and diverse project categories, benefiting from its competitive bidding model.</w:t>
      </w:r>
    </w:p>
    <w:p w14:paraId="2036BE39" w14:textId="77777777" w:rsidR="002B66F7" w:rsidRPr="002B66F7" w:rsidRDefault="002B66F7" w:rsidP="000D3ED4">
      <w:pPr>
        <w:pStyle w:val="BodyText"/>
        <w:numPr>
          <w:ilvl w:val="0"/>
          <w:numId w:val="12"/>
        </w:numPr>
        <w:rPr>
          <w:lang w:val="en-US"/>
        </w:rPr>
      </w:pPr>
      <w:r w:rsidRPr="002B66F7">
        <w:rPr>
          <w:b/>
          <w:bCs/>
          <w:lang w:val="en-US"/>
        </w:rPr>
        <w:t>Toptal</w:t>
      </w:r>
      <w:r w:rsidRPr="002B66F7">
        <w:rPr>
          <w:lang w:val="en-US"/>
        </w:rPr>
        <w:t>: Robust growth in the high-end freelance market, attracting enterprise clients with its focus on top-tier talent (Website Planet, 2023; Wise, 2023).</w:t>
      </w:r>
    </w:p>
    <w:p w14:paraId="11D01EC6" w14:textId="189BA5FE" w:rsidR="002B66F7" w:rsidRPr="002B66F7" w:rsidRDefault="002B66F7" w:rsidP="000D3ED4">
      <w:pPr>
        <w:rPr>
          <w:lang w:val="en-US"/>
        </w:rPr>
      </w:pPr>
      <w:r w:rsidRPr="002B66F7">
        <w:rPr>
          <w:lang w:val="en-US"/>
        </w:rPr>
        <w:t>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Toptal’s focus on elite talent sets it apart in the high-end market. Upwork’s balanced approach and continuous innovation position it as a formidable competitor in the dynamic freelancing landscape.</w:t>
      </w:r>
    </w:p>
    <w:p w14:paraId="73E5A663" w14:textId="2F9782BA" w:rsidR="00570D2F" w:rsidRPr="00570D2F" w:rsidRDefault="00570D2F" w:rsidP="004C5668">
      <w:pPr>
        <w:pStyle w:val="Heading2"/>
      </w:pPr>
      <w:r w:rsidRPr="00570D2F">
        <w:t>User Demographics and Engagement</w:t>
      </w:r>
    </w:p>
    <w:p w14:paraId="7A27BEEC" w14:textId="33F2D9B4" w:rsidR="00570D2F" w:rsidRDefault="00570D2F" w:rsidP="000D3ED4">
      <w:pPr>
        <w:rPr>
          <w:lang w:val="en-US"/>
        </w:rPr>
      </w:pPr>
      <w:r w:rsidRPr="00570D2F">
        <w:rPr>
          <w:lang w:val="en-US"/>
        </w:rPr>
        <w:t>Understanding the user demographics and engagement on Upwork provides valuable insights into how the platform serves its diverse user base. This section analyzes the demographics of Upwork’s users, breaks down the types of projects and transactions, and offers insights into user satisfaction and feedback. </w:t>
      </w:r>
    </w:p>
    <w:p w14:paraId="73F493EF" w14:textId="77777777" w:rsidR="00480DC4" w:rsidRDefault="00480DC4" w:rsidP="000D3ED4">
      <w:pPr>
        <w:rPr>
          <w:lang w:val="en-US"/>
        </w:rPr>
      </w:pPr>
    </w:p>
    <w:p w14:paraId="76501184" w14:textId="06969F8B" w:rsidR="00480DC4" w:rsidRDefault="00961A26" w:rsidP="000D3ED4">
      <w:pPr>
        <w:rPr>
          <w:lang w:val="en-US"/>
        </w:rPr>
      </w:pPr>
      <w:r>
        <w:rPr>
          <w:noProof/>
        </w:rPr>
        <w:drawing>
          <wp:anchor distT="0" distB="0" distL="114300" distR="114300" simplePos="0" relativeHeight="251658246" behindDoc="0" locked="0" layoutInCell="1" allowOverlap="1" wp14:anchorId="5B73401B" wp14:editId="6F6F36E1">
            <wp:simplePos x="0" y="0"/>
            <wp:positionH relativeFrom="column">
              <wp:posOffset>0</wp:posOffset>
            </wp:positionH>
            <wp:positionV relativeFrom="paragraph">
              <wp:posOffset>306070</wp:posOffset>
            </wp:positionV>
            <wp:extent cx="5400040" cy="4046220"/>
            <wp:effectExtent l="0" t="0" r="0" b="0"/>
            <wp:wrapTopAndBottom/>
            <wp:docPr id="16211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
                    <pic:cNvPicPr/>
                  </pic:nvPicPr>
                  <pic:blipFill>
                    <a:blip r:embed="rId14"/>
                    <a:stretch>
                      <a:fillRect/>
                    </a:stretch>
                  </pic:blipFill>
                  <pic:spPr>
                    <a:xfrm>
                      <a:off x="0" y="0"/>
                      <a:ext cx="5400040" cy="4046220"/>
                    </a:xfrm>
                    <a:prstGeom prst="rect">
                      <a:avLst/>
                    </a:prstGeom>
                  </pic:spPr>
                </pic:pic>
              </a:graphicData>
            </a:graphic>
          </wp:anchor>
        </w:drawing>
      </w:r>
    </w:p>
    <w:p w14:paraId="04D668B1" w14:textId="77777777" w:rsidR="00480DC4" w:rsidRPr="00570D2F" w:rsidRDefault="00480DC4" w:rsidP="000D3ED4">
      <w:pPr>
        <w:rPr>
          <w:lang w:val="en-US"/>
        </w:rPr>
      </w:pPr>
    </w:p>
    <w:p w14:paraId="17053FA1" w14:textId="77777777" w:rsidR="00CB3288" w:rsidRPr="00CB3288" w:rsidRDefault="00CB3288" w:rsidP="00CB3288">
      <w:pPr>
        <w:pStyle w:val="ListParagraph"/>
        <w:numPr>
          <w:ilvl w:val="1"/>
          <w:numId w:val="5"/>
        </w:numPr>
        <w:spacing w:after="120"/>
        <w:contextualSpacing w:val="0"/>
        <w:rPr>
          <w:b/>
          <w:bCs/>
          <w:vanish/>
        </w:rPr>
      </w:pPr>
    </w:p>
    <w:p w14:paraId="6662C6EA" w14:textId="77777777" w:rsidR="00CB3288" w:rsidRPr="00CB3288" w:rsidRDefault="00CB3288" w:rsidP="00CB3288">
      <w:pPr>
        <w:pStyle w:val="ListParagraph"/>
        <w:numPr>
          <w:ilvl w:val="1"/>
          <w:numId w:val="5"/>
        </w:numPr>
        <w:spacing w:after="120"/>
        <w:contextualSpacing w:val="0"/>
        <w:rPr>
          <w:b/>
          <w:bCs/>
          <w:vanish/>
        </w:rPr>
      </w:pPr>
    </w:p>
    <w:p w14:paraId="22408C2E" w14:textId="77777777" w:rsidR="00CB3288" w:rsidRPr="00CB3288" w:rsidRDefault="00CB3288" w:rsidP="00CB3288">
      <w:pPr>
        <w:pStyle w:val="ListParagraph"/>
        <w:numPr>
          <w:ilvl w:val="1"/>
          <w:numId w:val="5"/>
        </w:numPr>
        <w:spacing w:after="120"/>
        <w:contextualSpacing w:val="0"/>
        <w:rPr>
          <w:b/>
          <w:bCs/>
          <w:vanish/>
        </w:rPr>
      </w:pPr>
    </w:p>
    <w:p w14:paraId="5A1CA37D" w14:textId="77777777" w:rsidR="00CB3288" w:rsidRPr="00CB3288" w:rsidRDefault="00CB3288" w:rsidP="00CB3288">
      <w:pPr>
        <w:pStyle w:val="ListParagraph"/>
        <w:numPr>
          <w:ilvl w:val="1"/>
          <w:numId w:val="5"/>
        </w:numPr>
        <w:spacing w:after="120"/>
        <w:contextualSpacing w:val="0"/>
        <w:rPr>
          <w:b/>
          <w:bCs/>
          <w:vanish/>
        </w:rPr>
      </w:pPr>
    </w:p>
    <w:p w14:paraId="2763C638" w14:textId="77777777" w:rsidR="00CB3288" w:rsidRPr="00CB3288" w:rsidRDefault="00CB3288" w:rsidP="00CB3288">
      <w:pPr>
        <w:pStyle w:val="ListParagraph"/>
        <w:numPr>
          <w:ilvl w:val="1"/>
          <w:numId w:val="5"/>
        </w:numPr>
        <w:spacing w:after="120"/>
        <w:contextualSpacing w:val="0"/>
        <w:rPr>
          <w:b/>
          <w:bCs/>
          <w:vanish/>
        </w:rPr>
      </w:pPr>
    </w:p>
    <w:p w14:paraId="61D44A16" w14:textId="17B8CB81" w:rsidR="00570D2F" w:rsidRPr="00570D2F" w:rsidRDefault="00570D2F" w:rsidP="000A4EC3">
      <w:pPr>
        <w:pStyle w:val="Heading-3"/>
      </w:pPr>
      <w:r w:rsidRPr="00570D2F">
        <w:t>User Base Statistics</w:t>
      </w:r>
    </w:p>
    <w:p w14:paraId="16903FC7" w14:textId="58ED8E59" w:rsidR="00570D2F" w:rsidRPr="00570D2F" w:rsidRDefault="00570D2F" w:rsidP="000D3ED4">
      <w:pPr>
        <w:rPr>
          <w:lang w:val="en-US"/>
        </w:rPr>
      </w:pPr>
      <w:r w:rsidRPr="00570D2F">
        <w:rPr>
          <w:lang w:val="en-US"/>
        </w:rPr>
        <w:t xml:space="preserve">Upwork boasts a diverse and expansive user base comprising freelancers and clients from various industries and regions. As of 2023, Upwork’s platform includes over </w:t>
      </w:r>
      <w:r w:rsidR="007C211C" w:rsidRPr="00570D2F">
        <w:rPr>
          <w:lang w:val="en-US"/>
        </w:rPr>
        <w:t>eighteen</w:t>
      </w:r>
      <w:r w:rsidRPr="00570D2F">
        <w:rPr>
          <w:lang w:val="en-US"/>
        </w:rPr>
        <w:t xml:space="preserve"> million registered freelancers and </w:t>
      </w:r>
      <w:r w:rsidR="007C211C" w:rsidRPr="00570D2F">
        <w:rPr>
          <w:lang w:val="en-US"/>
        </w:rPr>
        <w:t>five</w:t>
      </w:r>
      <w:r w:rsidRPr="00570D2F">
        <w:rPr>
          <w:lang w:val="en-US"/>
        </w:rPr>
        <w:t xml:space="preserve"> million registered clients (Website Planet, 2023). </w:t>
      </w:r>
    </w:p>
    <w:p w14:paraId="3DE23906" w14:textId="24A1D0CC" w:rsidR="007B409D" w:rsidRPr="00F36DB8" w:rsidRDefault="00570D2F" w:rsidP="006336E1">
      <w:pPr>
        <w:pStyle w:val="Heading-4"/>
      </w:pPr>
      <w:r w:rsidRPr="00F36DB8">
        <w:t xml:space="preserve">Freelancers: </w:t>
      </w:r>
    </w:p>
    <w:p w14:paraId="00C5D7BE" w14:textId="114E4C35" w:rsidR="00570D2F" w:rsidRDefault="00570D2F" w:rsidP="000D3ED4">
      <w:pPr>
        <w:rPr>
          <w:lang w:val="en-US"/>
        </w:rPr>
      </w:pPr>
      <w:r w:rsidRPr="00570D2F">
        <w:rPr>
          <w:lang w:val="en-US"/>
        </w:rPr>
        <w:t xml:space="preserve">Upwork’s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experience and expertise, from entry-level professionals to </w:t>
      </w:r>
      <w:r w:rsidR="007C211C" w:rsidRPr="00570D2F">
        <w:rPr>
          <w:lang w:val="en-US"/>
        </w:rPr>
        <w:t>experienced</w:t>
      </w:r>
      <w:r w:rsidRPr="00570D2F">
        <w:rPr>
          <w:lang w:val="en-US"/>
        </w:rPr>
        <w:t xml:space="preserve"> specialists (Upwork, 2023). </w:t>
      </w:r>
    </w:p>
    <w:p w14:paraId="1A7E25A3" w14:textId="77777777" w:rsidR="00635E43" w:rsidRDefault="00635E43" w:rsidP="000D3ED4">
      <w:pPr>
        <w:rPr>
          <w:lang w:val="en-US"/>
        </w:rPr>
      </w:pPr>
    </w:p>
    <w:p w14:paraId="069D0400" w14:textId="66D1B93A" w:rsidR="00635E43" w:rsidRDefault="00932FDB" w:rsidP="000D3ED4">
      <w:pPr>
        <w:rPr>
          <w:lang w:val="en-US"/>
        </w:rPr>
      </w:pPr>
      <w:r>
        <w:rPr>
          <w:noProof/>
        </w:rPr>
        <w:drawing>
          <wp:anchor distT="0" distB="0" distL="114300" distR="114300" simplePos="0" relativeHeight="251670535" behindDoc="0" locked="0" layoutInCell="1" allowOverlap="1" wp14:anchorId="16BBCC6D" wp14:editId="3D9E29B8">
            <wp:simplePos x="0" y="0"/>
            <wp:positionH relativeFrom="column">
              <wp:posOffset>0</wp:posOffset>
            </wp:positionH>
            <wp:positionV relativeFrom="paragraph">
              <wp:posOffset>305435</wp:posOffset>
            </wp:positionV>
            <wp:extent cx="5400040" cy="4046220"/>
            <wp:effectExtent l="0" t="0" r="0" b="0"/>
            <wp:wrapTopAndBottom/>
            <wp:docPr id="21330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
                    <pic:cNvPicPr/>
                  </pic:nvPicPr>
                  <pic:blipFill>
                    <a:blip r:embed="rId15"/>
                    <a:stretch>
                      <a:fillRect/>
                    </a:stretch>
                  </pic:blipFill>
                  <pic:spPr>
                    <a:xfrm>
                      <a:off x="0" y="0"/>
                      <a:ext cx="5400040" cy="4046220"/>
                    </a:xfrm>
                    <a:prstGeom prst="rect">
                      <a:avLst/>
                    </a:prstGeom>
                  </pic:spPr>
                </pic:pic>
              </a:graphicData>
            </a:graphic>
          </wp:anchor>
        </w:drawing>
      </w:r>
    </w:p>
    <w:p w14:paraId="683A1FA2" w14:textId="77777777" w:rsidR="00635E43" w:rsidRDefault="00635E43" w:rsidP="000D3ED4">
      <w:pPr>
        <w:rPr>
          <w:lang w:val="en-US"/>
        </w:rPr>
      </w:pPr>
    </w:p>
    <w:p w14:paraId="5A95C736" w14:textId="77777777" w:rsidR="00635E43" w:rsidRDefault="00635E43" w:rsidP="000D3ED4">
      <w:pPr>
        <w:rPr>
          <w:lang w:val="en-US"/>
        </w:rPr>
      </w:pPr>
    </w:p>
    <w:p w14:paraId="3D234239" w14:textId="77777777" w:rsidR="00635E43" w:rsidRPr="00570D2F" w:rsidRDefault="00635E43" w:rsidP="000D3ED4">
      <w:pPr>
        <w:rPr>
          <w:lang w:val="en-US"/>
        </w:rPr>
      </w:pPr>
    </w:p>
    <w:p w14:paraId="3B714D9A" w14:textId="77777777" w:rsidR="007B409D" w:rsidRDefault="00570D2F" w:rsidP="006336E1">
      <w:pPr>
        <w:pStyle w:val="Heading-4"/>
      </w:pPr>
      <w:r w:rsidRPr="00570D2F">
        <w:t xml:space="preserve">Clients: </w:t>
      </w:r>
    </w:p>
    <w:p w14:paraId="28495B36" w14:textId="770F27A1" w:rsidR="00570D2F" w:rsidRDefault="00570D2F" w:rsidP="000D3ED4">
      <w:pPr>
        <w:rPr>
          <w:lang w:val="en-US"/>
        </w:rPr>
      </w:pPr>
      <w:r w:rsidRPr="00570D2F">
        <w:rPr>
          <w:lang w:val="en-US"/>
        </w:rPr>
        <w:t>Upwork’s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 (Freelancermap, 2023). </w:t>
      </w:r>
    </w:p>
    <w:p w14:paraId="32EA0048" w14:textId="77777777" w:rsidR="00156EA4" w:rsidRDefault="00156EA4" w:rsidP="000D3ED4">
      <w:pPr>
        <w:rPr>
          <w:lang w:val="en-US"/>
        </w:rPr>
      </w:pPr>
    </w:p>
    <w:p w14:paraId="2F36F083" w14:textId="77777777" w:rsidR="00156EA4" w:rsidRDefault="00156EA4" w:rsidP="000D3ED4">
      <w:pPr>
        <w:rPr>
          <w:lang w:val="en-US"/>
        </w:rPr>
      </w:pPr>
    </w:p>
    <w:p w14:paraId="380157BF" w14:textId="77777777" w:rsidR="002D4647" w:rsidRDefault="002D4647" w:rsidP="000D3ED4">
      <w:pPr>
        <w:rPr>
          <w:lang w:val="en-US"/>
        </w:rPr>
      </w:pPr>
    </w:p>
    <w:p w14:paraId="7F4EEE56" w14:textId="66ADE399" w:rsidR="0080681B" w:rsidRPr="00570D2F" w:rsidRDefault="002F57B5" w:rsidP="000D3ED4">
      <w:pPr>
        <w:rPr>
          <w:lang w:val="en-US"/>
        </w:rPr>
      </w:pPr>
      <w:r>
        <w:rPr>
          <w:noProof/>
        </w:rPr>
        <w:drawing>
          <wp:anchor distT="0" distB="0" distL="114300" distR="114300" simplePos="0" relativeHeight="251658245" behindDoc="0" locked="0" layoutInCell="1" allowOverlap="1" wp14:anchorId="36627823" wp14:editId="7AA79520">
            <wp:simplePos x="0" y="0"/>
            <wp:positionH relativeFrom="column">
              <wp:posOffset>0</wp:posOffset>
            </wp:positionH>
            <wp:positionV relativeFrom="paragraph">
              <wp:posOffset>306070</wp:posOffset>
            </wp:positionV>
            <wp:extent cx="5400040" cy="3164205"/>
            <wp:effectExtent l="0" t="0" r="0" b="0"/>
            <wp:wrapTopAndBottom/>
            <wp:docPr id="168086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
                    <pic:cNvPicPr/>
                  </pic:nvPicPr>
                  <pic:blipFill>
                    <a:blip r:embed="rId16"/>
                    <a:stretch>
                      <a:fillRect/>
                    </a:stretch>
                  </pic:blipFill>
                  <pic:spPr>
                    <a:xfrm>
                      <a:off x="0" y="0"/>
                      <a:ext cx="5400040" cy="3164205"/>
                    </a:xfrm>
                    <a:prstGeom prst="rect">
                      <a:avLst/>
                    </a:prstGeom>
                  </pic:spPr>
                </pic:pic>
              </a:graphicData>
            </a:graphic>
          </wp:anchor>
        </w:drawing>
      </w:r>
    </w:p>
    <w:p w14:paraId="01701AB8" w14:textId="77777777" w:rsidR="002D4647" w:rsidRDefault="002D4647" w:rsidP="002D4647">
      <w:pPr>
        <w:pStyle w:val="Heading2"/>
        <w:numPr>
          <w:ilvl w:val="0"/>
          <w:numId w:val="0"/>
        </w:numPr>
      </w:pPr>
    </w:p>
    <w:p w14:paraId="27E36137" w14:textId="77777777" w:rsidR="002D4647" w:rsidRPr="002D4647" w:rsidRDefault="002D4647" w:rsidP="002D4647"/>
    <w:p w14:paraId="3D521398" w14:textId="77777777" w:rsidR="002D4647" w:rsidRDefault="002D4647" w:rsidP="002D4647">
      <w:pPr>
        <w:pStyle w:val="Heading2"/>
        <w:numPr>
          <w:ilvl w:val="0"/>
          <w:numId w:val="0"/>
        </w:numPr>
      </w:pPr>
    </w:p>
    <w:p w14:paraId="213CF166" w14:textId="44BDB83F" w:rsidR="00570D2F" w:rsidRPr="00570D2F" w:rsidRDefault="00570D2F" w:rsidP="004C5668">
      <w:pPr>
        <w:pStyle w:val="Heading2"/>
      </w:pPr>
      <w:r w:rsidRPr="00570D2F">
        <w:t>Types of Projects and Transactions</w:t>
      </w:r>
    </w:p>
    <w:p w14:paraId="031225B8" w14:textId="4DA3B79D" w:rsidR="00570D2F" w:rsidRDefault="00570D2F" w:rsidP="000D3ED4">
      <w:pPr>
        <w:rPr>
          <w:lang w:val="en-US"/>
        </w:rPr>
      </w:pPr>
      <w:r w:rsidRPr="00570D2F">
        <w:rPr>
          <w:lang w:val="en-US"/>
        </w:rPr>
        <w:t>Upwork supports a vast array of project types, catering to the needs of both freelancers and clients. The platform facilitates both short-term tasks and long-term projects, allowing users to choose from various engagement models. </w:t>
      </w:r>
    </w:p>
    <w:p w14:paraId="7770E8DF" w14:textId="77777777" w:rsidR="006C529A" w:rsidRDefault="006C529A" w:rsidP="000D3ED4">
      <w:pPr>
        <w:rPr>
          <w:lang w:val="en-US"/>
        </w:rPr>
      </w:pPr>
    </w:p>
    <w:p w14:paraId="16B719B4" w14:textId="77777777" w:rsidR="006C529A" w:rsidRDefault="006C529A" w:rsidP="000D3ED4">
      <w:pPr>
        <w:rPr>
          <w:lang w:val="en-US"/>
        </w:rPr>
      </w:pPr>
    </w:p>
    <w:p w14:paraId="06E9CCBA" w14:textId="77777777" w:rsidR="006C529A" w:rsidRPr="00570D2F" w:rsidRDefault="006C529A" w:rsidP="000D3ED4">
      <w:pPr>
        <w:rPr>
          <w:lang w:val="en-US"/>
        </w:rPr>
      </w:pPr>
    </w:p>
    <w:p w14:paraId="0D64F754" w14:textId="77777777" w:rsidR="00B91625" w:rsidRPr="00B91625" w:rsidRDefault="00B91625" w:rsidP="00B91625">
      <w:pPr>
        <w:pStyle w:val="ListParagraph"/>
        <w:numPr>
          <w:ilvl w:val="1"/>
          <w:numId w:val="5"/>
        </w:numPr>
        <w:spacing w:after="120"/>
        <w:contextualSpacing w:val="0"/>
        <w:rPr>
          <w:b/>
          <w:bCs/>
          <w:vanish/>
        </w:rPr>
      </w:pPr>
    </w:p>
    <w:p w14:paraId="39B578C6" w14:textId="5A3DBC12" w:rsidR="00D266EE" w:rsidRDefault="00570D2F" w:rsidP="000A4EC3">
      <w:pPr>
        <w:pStyle w:val="Heading-3"/>
      </w:pPr>
      <w:r w:rsidRPr="00570D2F">
        <w:t xml:space="preserve">Hourly Projects: </w:t>
      </w:r>
    </w:p>
    <w:p w14:paraId="5B27A80D" w14:textId="7E09EFDC" w:rsidR="00570D2F" w:rsidRPr="00570D2F" w:rsidRDefault="00570D2F" w:rsidP="000D3ED4">
      <w:pPr>
        <w:rPr>
          <w:lang w:val="en-US"/>
        </w:rPr>
      </w:pPr>
      <w:r w:rsidRPr="00570D2F">
        <w:rPr>
          <w:lang w:val="en-US"/>
        </w:rPr>
        <w:t>These projects are billed based on the number of hours worked by the freelancer. Hourly projects are common in fields such as software development, customer service, and virtual assistance. Upwork’s time tracking tool, Upwork Time Tracker, helps freelancers log their hours accurately, ensuring transparency and trust between freelancers and clients (Wise, 2023). </w:t>
      </w:r>
    </w:p>
    <w:p w14:paraId="6B2A6D0E" w14:textId="77777777" w:rsidR="00D266EE" w:rsidRDefault="00570D2F" w:rsidP="000A4EC3">
      <w:pPr>
        <w:pStyle w:val="Heading-3"/>
      </w:pPr>
      <w:r w:rsidRPr="00570D2F">
        <w:t xml:space="preserve">Fixed-Price Projects: </w:t>
      </w:r>
    </w:p>
    <w:p w14:paraId="5417BCEC" w14:textId="6C96E4FB" w:rsidR="00570D2F" w:rsidRPr="00570D2F" w:rsidRDefault="00570D2F" w:rsidP="000D3ED4">
      <w:pPr>
        <w:rPr>
          <w:lang w:val="en-US"/>
        </w:rPr>
      </w:pPr>
      <w:r w:rsidRPr="00570D2F">
        <w:rPr>
          <w:lang w:val="en-US"/>
        </w:rPr>
        <w:t>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(Tech Report, 2023). </w:t>
      </w:r>
    </w:p>
    <w:p w14:paraId="43F01C44" w14:textId="77777777" w:rsidR="00D266EE" w:rsidRDefault="00570D2F" w:rsidP="000A4EC3">
      <w:pPr>
        <w:pStyle w:val="Heading-3"/>
      </w:pPr>
      <w:r w:rsidRPr="00570D2F">
        <w:t xml:space="preserve">Project Categories: </w:t>
      </w:r>
    </w:p>
    <w:p w14:paraId="6AC3B9D6" w14:textId="5E64B79D" w:rsidR="001F38CF" w:rsidRDefault="001F38CF" w:rsidP="000D3ED4">
      <w:pPr>
        <w:rPr>
          <w:lang w:val="en-US"/>
        </w:rPr>
      </w:pPr>
      <w:r>
        <w:rPr>
          <w:noProof/>
        </w:rPr>
        <w:drawing>
          <wp:anchor distT="0" distB="0" distL="114300" distR="114300" simplePos="0" relativeHeight="251658247" behindDoc="0" locked="0" layoutInCell="1" allowOverlap="1" wp14:anchorId="791690FD" wp14:editId="63ADBA2D">
            <wp:simplePos x="0" y="0"/>
            <wp:positionH relativeFrom="column">
              <wp:posOffset>0</wp:posOffset>
            </wp:positionH>
            <wp:positionV relativeFrom="paragraph">
              <wp:posOffset>306070</wp:posOffset>
            </wp:positionV>
            <wp:extent cx="5400040" cy="2849245"/>
            <wp:effectExtent l="0" t="0" r="0" b="8255"/>
            <wp:wrapTopAndBottom/>
            <wp:docPr id="55175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
                    <pic:cNvPicPr/>
                  </pic:nvPicPr>
                  <pic:blipFill>
                    <a:blip r:embed="rId17"/>
                    <a:stretch>
                      <a:fillRect/>
                    </a:stretch>
                  </pic:blipFill>
                  <pic:spPr>
                    <a:xfrm>
                      <a:off x="0" y="0"/>
                      <a:ext cx="5400040" cy="2849245"/>
                    </a:xfrm>
                    <a:prstGeom prst="rect">
                      <a:avLst/>
                    </a:prstGeom>
                  </pic:spPr>
                </pic:pic>
              </a:graphicData>
            </a:graphic>
          </wp:anchor>
        </w:drawing>
      </w:r>
    </w:p>
    <w:p w14:paraId="0094BA6D" w14:textId="36550BE5" w:rsidR="001F38CF" w:rsidRDefault="001F38CF" w:rsidP="000D3ED4">
      <w:pPr>
        <w:rPr>
          <w:lang w:val="en-US"/>
        </w:rPr>
      </w:pPr>
    </w:p>
    <w:p w14:paraId="2DB788E5" w14:textId="71BD272C" w:rsidR="00570D2F" w:rsidRPr="00570D2F" w:rsidRDefault="00570D2F" w:rsidP="000D3ED4">
      <w:pPr>
        <w:rPr>
          <w:lang w:val="en-US"/>
        </w:rPr>
      </w:pPr>
      <w:r w:rsidRPr="00570D2F">
        <w:rPr>
          <w:lang w:val="en-US"/>
        </w:rPr>
        <w:t>Upwork’s project categories include:</w:t>
      </w:r>
    </w:p>
    <w:p w14:paraId="750B86E4" w14:textId="77777777" w:rsidR="00570D2F" w:rsidRPr="00570D2F" w:rsidRDefault="00570D2F" w:rsidP="005810AF">
      <w:pPr>
        <w:pStyle w:val="BodyText"/>
        <w:numPr>
          <w:ilvl w:val="0"/>
          <w:numId w:val="13"/>
        </w:numPr>
        <w:spacing w:after="60"/>
        <w:rPr>
          <w:lang w:val="en-US"/>
        </w:rPr>
      </w:pPr>
      <w:r w:rsidRPr="00570D2F">
        <w:rPr>
          <w:b/>
          <w:bCs/>
          <w:lang w:val="en-US"/>
        </w:rPr>
        <w:t>Web, Mobile, and Software Development</w:t>
      </w:r>
      <w:r w:rsidRPr="00570D2F">
        <w:rPr>
          <w:lang w:val="en-US"/>
        </w:rPr>
        <w:t>: Projects related to creating websites, mobile apps, and software applications.</w:t>
      </w:r>
    </w:p>
    <w:p w14:paraId="5642C087" w14:textId="77777777" w:rsidR="00570D2F" w:rsidRPr="00570D2F" w:rsidRDefault="00570D2F" w:rsidP="005810AF">
      <w:pPr>
        <w:pStyle w:val="BodyText"/>
        <w:numPr>
          <w:ilvl w:val="0"/>
          <w:numId w:val="13"/>
        </w:numPr>
        <w:spacing w:after="60"/>
        <w:rPr>
          <w:lang w:val="en-US"/>
        </w:rPr>
      </w:pPr>
      <w:r w:rsidRPr="00570D2F">
        <w:rPr>
          <w:b/>
          <w:bCs/>
          <w:lang w:val="en-US"/>
        </w:rPr>
        <w:t>Design and Creative</w:t>
      </w:r>
      <w:r w:rsidRPr="00570D2F">
        <w:rPr>
          <w:lang w:val="en-US"/>
        </w:rPr>
        <w:t>: Graphic design, video production, animation, and other creative projects.</w:t>
      </w:r>
    </w:p>
    <w:p w14:paraId="59E0E3DE" w14:textId="77777777" w:rsidR="00570D2F" w:rsidRPr="00570D2F" w:rsidRDefault="00570D2F" w:rsidP="005810AF">
      <w:pPr>
        <w:pStyle w:val="BodyText"/>
        <w:numPr>
          <w:ilvl w:val="0"/>
          <w:numId w:val="13"/>
        </w:numPr>
        <w:spacing w:after="60"/>
        <w:rPr>
          <w:lang w:val="en-US"/>
        </w:rPr>
      </w:pPr>
      <w:r w:rsidRPr="00570D2F">
        <w:rPr>
          <w:b/>
          <w:bCs/>
          <w:lang w:val="en-US"/>
        </w:rPr>
        <w:t>Writing and Translation</w:t>
      </w:r>
      <w:r w:rsidRPr="00570D2F">
        <w:rPr>
          <w:lang w:val="en-US"/>
        </w:rPr>
        <w:t>: Content creation, copywriting, technical writing, and translation services.</w:t>
      </w:r>
    </w:p>
    <w:p w14:paraId="239299E9" w14:textId="77777777" w:rsidR="00570D2F" w:rsidRPr="00570D2F" w:rsidRDefault="00570D2F" w:rsidP="005810AF">
      <w:pPr>
        <w:pStyle w:val="BodyText"/>
        <w:numPr>
          <w:ilvl w:val="0"/>
          <w:numId w:val="13"/>
        </w:numPr>
        <w:spacing w:after="60"/>
        <w:rPr>
          <w:lang w:val="en-US"/>
        </w:rPr>
      </w:pPr>
      <w:r w:rsidRPr="00570D2F">
        <w:rPr>
          <w:b/>
          <w:bCs/>
          <w:lang w:val="en-US"/>
        </w:rPr>
        <w:t>Sales and Marketing</w:t>
      </w:r>
      <w:r w:rsidRPr="00570D2F">
        <w:rPr>
          <w:lang w:val="en-US"/>
        </w:rPr>
        <w:t>: Digital marketing, SEO, social media management, and lead generation.</w:t>
      </w:r>
    </w:p>
    <w:p w14:paraId="4A274674" w14:textId="77777777" w:rsidR="00570D2F" w:rsidRPr="00570D2F" w:rsidRDefault="00570D2F" w:rsidP="005810AF">
      <w:pPr>
        <w:pStyle w:val="BodyText"/>
        <w:numPr>
          <w:ilvl w:val="0"/>
          <w:numId w:val="13"/>
        </w:numPr>
        <w:spacing w:after="60"/>
        <w:rPr>
          <w:lang w:val="en-US"/>
        </w:rPr>
      </w:pPr>
      <w:r w:rsidRPr="00570D2F">
        <w:rPr>
          <w:b/>
          <w:bCs/>
          <w:lang w:val="en-US"/>
        </w:rPr>
        <w:t>Admin Support</w:t>
      </w:r>
      <w:r w:rsidRPr="00570D2F">
        <w:rPr>
          <w:lang w:val="en-US"/>
        </w:rPr>
        <w:t>: Virtual assistance, data entry, and customer service.</w:t>
      </w:r>
    </w:p>
    <w:p w14:paraId="61714B01" w14:textId="5ACDDC3E" w:rsidR="00570D2F" w:rsidRPr="00570D2F" w:rsidRDefault="00570D2F" w:rsidP="000D3ED4">
      <w:pPr>
        <w:pStyle w:val="BodyText"/>
        <w:numPr>
          <w:ilvl w:val="0"/>
          <w:numId w:val="13"/>
        </w:numPr>
        <w:rPr>
          <w:lang w:val="en-US"/>
        </w:rPr>
      </w:pPr>
      <w:r w:rsidRPr="00570D2F">
        <w:rPr>
          <w:b/>
          <w:bCs/>
          <w:lang w:val="en-US"/>
        </w:rPr>
        <w:t>Finance and Accounting</w:t>
      </w:r>
      <w:r w:rsidRPr="00570D2F">
        <w:rPr>
          <w:lang w:val="en-US"/>
        </w:rPr>
        <w:t>: Bookkeeping, financial analysis, and consulting (Freelancermap, 2023). </w:t>
      </w:r>
    </w:p>
    <w:p w14:paraId="280CC021" w14:textId="77777777" w:rsidR="00D266EE" w:rsidRDefault="00570D2F" w:rsidP="000A4EC3">
      <w:pPr>
        <w:pStyle w:val="Heading-3"/>
      </w:pPr>
      <w:r w:rsidRPr="00570D2F">
        <w:t xml:space="preserve">Average Transaction Values: </w:t>
      </w:r>
    </w:p>
    <w:p w14:paraId="795F9134" w14:textId="4AE43F11" w:rsidR="00570D2F" w:rsidRPr="00570D2F" w:rsidRDefault="00570D2F" w:rsidP="000D3ED4">
      <w:pPr>
        <w:rPr>
          <w:lang w:val="en-US"/>
        </w:rPr>
      </w:pPr>
      <w:r w:rsidRPr="00570D2F">
        <w:rPr>
          <w:lang w:val="en-US"/>
        </w:rPr>
        <w:t>The average transaction value on Upwork varies by project type and industry. For example, web development projects typically have higher transaction values compared to administrative support tasks. On average, transaction values range from $500 to $1,500 per project, depending on the complexity and scope of the work (Khris Digital, 2023). </w:t>
      </w:r>
    </w:p>
    <w:p w14:paraId="62527A90" w14:textId="77777777" w:rsidR="00570D2F" w:rsidRPr="00570D2F" w:rsidRDefault="00570D2F" w:rsidP="004C5668">
      <w:pPr>
        <w:pStyle w:val="Heading2"/>
      </w:pPr>
      <w:r w:rsidRPr="00570D2F">
        <w:t>User Satisfaction and Feedback</w:t>
      </w:r>
    </w:p>
    <w:p w14:paraId="343A361C" w14:textId="7C9D7982" w:rsidR="00570D2F" w:rsidRDefault="00570D2F" w:rsidP="000D3ED4">
      <w:pPr>
        <w:rPr>
          <w:lang w:val="en-US"/>
        </w:rPr>
      </w:pPr>
      <w:r w:rsidRPr="00570D2F">
        <w:rPr>
          <w:lang w:val="en-US"/>
        </w:rPr>
        <w:t>User satisfaction is a critical factor in the success of any online platform, and Upwork actively seeks to understand and improve the experiences of its users. </w:t>
      </w:r>
    </w:p>
    <w:p w14:paraId="45BB1711" w14:textId="77777777" w:rsidR="006C29C7" w:rsidRDefault="006C29C7" w:rsidP="000D3ED4">
      <w:pPr>
        <w:rPr>
          <w:lang w:val="en-US"/>
        </w:rPr>
      </w:pPr>
    </w:p>
    <w:p w14:paraId="3F6AA1FE" w14:textId="14AEDA1F" w:rsidR="006C29C7" w:rsidRDefault="006C29C7" w:rsidP="000D3ED4">
      <w:pPr>
        <w:rPr>
          <w:lang w:val="en-US"/>
        </w:rPr>
      </w:pPr>
    </w:p>
    <w:p w14:paraId="05B204C3" w14:textId="77777777" w:rsidR="00E67E42" w:rsidRDefault="00E67E42" w:rsidP="000D3ED4">
      <w:pPr>
        <w:rPr>
          <w:lang w:val="en-US"/>
        </w:rPr>
      </w:pPr>
    </w:p>
    <w:p w14:paraId="0DFE35E4" w14:textId="205FBE28" w:rsidR="00E67E42" w:rsidRDefault="00E67E42" w:rsidP="000D3ED4">
      <w:pPr>
        <w:rPr>
          <w:lang w:val="en-US"/>
        </w:rPr>
      </w:pPr>
      <w:r>
        <w:rPr>
          <w:noProof/>
        </w:rPr>
        <w:drawing>
          <wp:anchor distT="0" distB="0" distL="114300" distR="114300" simplePos="0" relativeHeight="251660295" behindDoc="0" locked="0" layoutInCell="1" allowOverlap="1" wp14:anchorId="140ECCC4" wp14:editId="16D23294">
            <wp:simplePos x="0" y="0"/>
            <wp:positionH relativeFrom="column">
              <wp:posOffset>0</wp:posOffset>
            </wp:positionH>
            <wp:positionV relativeFrom="paragraph">
              <wp:posOffset>306070</wp:posOffset>
            </wp:positionV>
            <wp:extent cx="5400040" cy="2375535"/>
            <wp:effectExtent l="0" t="0" r="0" b="5715"/>
            <wp:wrapTopAndBottom/>
            <wp:docPr id="99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
                    <pic:cNvPicPr/>
                  </pic:nvPicPr>
                  <pic:blipFill>
                    <a:blip r:embed="rId18"/>
                    <a:stretch>
                      <a:fillRect/>
                    </a:stretch>
                  </pic:blipFill>
                  <pic:spPr>
                    <a:xfrm>
                      <a:off x="0" y="0"/>
                      <a:ext cx="5400040" cy="2375535"/>
                    </a:xfrm>
                    <a:prstGeom prst="rect">
                      <a:avLst/>
                    </a:prstGeom>
                  </pic:spPr>
                </pic:pic>
              </a:graphicData>
            </a:graphic>
          </wp:anchor>
        </w:drawing>
      </w:r>
    </w:p>
    <w:p w14:paraId="25BD3A25" w14:textId="77777777" w:rsidR="00E67E42" w:rsidRDefault="00E67E42" w:rsidP="000D3ED4">
      <w:pPr>
        <w:rPr>
          <w:lang w:val="en-US"/>
        </w:rPr>
      </w:pPr>
    </w:p>
    <w:p w14:paraId="46FAD8E6" w14:textId="77777777" w:rsidR="00E67E42" w:rsidRDefault="00E67E42" w:rsidP="000D3ED4">
      <w:pPr>
        <w:rPr>
          <w:lang w:val="en-US"/>
        </w:rPr>
      </w:pPr>
    </w:p>
    <w:p w14:paraId="2AD97820" w14:textId="77777777" w:rsidR="006C29C7" w:rsidRPr="00570D2F" w:rsidRDefault="006C29C7" w:rsidP="000D3ED4">
      <w:pPr>
        <w:rPr>
          <w:lang w:val="en-US"/>
        </w:rPr>
      </w:pPr>
    </w:p>
    <w:p w14:paraId="40A9317A" w14:textId="77777777" w:rsidR="00B91625" w:rsidRPr="00B91625" w:rsidRDefault="00B91625" w:rsidP="00B91625">
      <w:pPr>
        <w:pStyle w:val="ListParagraph"/>
        <w:numPr>
          <w:ilvl w:val="1"/>
          <w:numId w:val="5"/>
        </w:numPr>
        <w:spacing w:after="120"/>
        <w:contextualSpacing w:val="0"/>
        <w:rPr>
          <w:b/>
          <w:bCs/>
          <w:vanish/>
        </w:rPr>
      </w:pPr>
    </w:p>
    <w:p w14:paraId="26511DD9" w14:textId="3278001D" w:rsidR="00D266EE" w:rsidRDefault="00570D2F" w:rsidP="000A4EC3">
      <w:pPr>
        <w:pStyle w:val="Heading-3"/>
      </w:pPr>
      <w:r w:rsidRPr="00570D2F">
        <w:t xml:space="preserve">Positive Feedback: </w:t>
      </w:r>
    </w:p>
    <w:p w14:paraId="3DB5C578" w14:textId="2A111CF5" w:rsidR="00570D2F" w:rsidRPr="00570D2F" w:rsidRDefault="00DA710D" w:rsidP="000D3ED4">
      <w:pPr>
        <w:rPr>
          <w:lang w:val="en-US"/>
        </w:rPr>
      </w:pPr>
      <w:r>
        <w:rPr>
          <w:lang w:val="en-US"/>
        </w:rPr>
        <w:t>U</w:t>
      </w:r>
      <w:r w:rsidR="00570D2F" w:rsidRPr="00570D2F">
        <w:rPr>
          <w:lang w:val="en-US"/>
        </w:rPr>
        <w:t>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(Website Planet, 2023). </w:t>
      </w:r>
    </w:p>
    <w:p w14:paraId="06B0EB3B" w14:textId="77777777" w:rsidR="00D266EE" w:rsidRDefault="00570D2F" w:rsidP="000A4EC3">
      <w:pPr>
        <w:pStyle w:val="Heading-3"/>
      </w:pPr>
      <w:r w:rsidRPr="00570D2F">
        <w:t xml:space="preserve">Common Complaints: </w:t>
      </w:r>
    </w:p>
    <w:p w14:paraId="01656324" w14:textId="6D90AD8E" w:rsidR="00570D2F" w:rsidRPr="00570D2F" w:rsidRDefault="00570D2F" w:rsidP="000D3ED4">
      <w:pPr>
        <w:rPr>
          <w:lang w:val="en-US"/>
        </w:rPr>
      </w:pPr>
      <w:r w:rsidRPr="00570D2F">
        <w:rPr>
          <w:lang w:val="en-US"/>
        </w:rPr>
        <w:t>Despite the positive aspects, Upwork faces criticism from users. Common complaints include:</w:t>
      </w:r>
    </w:p>
    <w:p w14:paraId="299907B0" w14:textId="5DE3D88E" w:rsidR="00570D2F" w:rsidRPr="00570D2F" w:rsidRDefault="00570D2F" w:rsidP="005810AF">
      <w:pPr>
        <w:pStyle w:val="BodyText"/>
        <w:numPr>
          <w:ilvl w:val="0"/>
          <w:numId w:val="14"/>
        </w:numPr>
        <w:spacing w:after="60"/>
        <w:rPr>
          <w:lang w:val="en-US"/>
        </w:rPr>
      </w:pPr>
      <w:r w:rsidRPr="00570D2F">
        <w:rPr>
          <w:b/>
          <w:bCs/>
          <w:lang w:val="en-US"/>
        </w:rPr>
        <w:t>High Fees</w:t>
      </w:r>
      <w:r w:rsidRPr="00570D2F">
        <w:rPr>
          <w:lang w:val="en-US"/>
        </w:rPr>
        <w:t>: Freelancers often criticize the service fees, perceived as high, especially for smaller projects. Upwork’s sliding fee scale (20% for the first $500 billed with a client, 10% for billings between $500.01 and $10,000, and 5% for billings above $10,000) is a point of contention (Freelancermap, 2023).</w:t>
      </w:r>
    </w:p>
    <w:p w14:paraId="6EC8B9D6" w14:textId="77777777" w:rsidR="00570D2F" w:rsidRPr="00570D2F" w:rsidRDefault="00570D2F" w:rsidP="005810AF">
      <w:pPr>
        <w:pStyle w:val="BodyText"/>
        <w:numPr>
          <w:ilvl w:val="0"/>
          <w:numId w:val="14"/>
        </w:numPr>
        <w:spacing w:after="60"/>
        <w:rPr>
          <w:lang w:val="en-US"/>
        </w:rPr>
      </w:pPr>
      <w:r w:rsidRPr="00570D2F">
        <w:rPr>
          <w:b/>
          <w:bCs/>
          <w:lang w:val="en-US"/>
        </w:rPr>
        <w:t>Policy Enforcement</w:t>
      </w:r>
      <w:r w:rsidRPr="00570D2F">
        <w:rPr>
          <w:lang w:val="en-US"/>
        </w:rPr>
        <w:t>: Both freelancers and clients sometimes find Upwork’s policy enforcement to be stringent. Account suspensions and bans for policy violations can be frustrating, particularly if users feel the actions are unjustified (Hacker Noon, 2023).</w:t>
      </w:r>
    </w:p>
    <w:p w14:paraId="5BC7D045" w14:textId="4A044EEE" w:rsidR="00570D2F" w:rsidRPr="00570D2F" w:rsidRDefault="00570D2F" w:rsidP="000D3ED4">
      <w:pPr>
        <w:pStyle w:val="BodyText"/>
        <w:numPr>
          <w:ilvl w:val="0"/>
          <w:numId w:val="14"/>
        </w:numPr>
        <w:rPr>
          <w:lang w:val="en-US"/>
        </w:rPr>
      </w:pPr>
      <w:r w:rsidRPr="00570D2F">
        <w:rPr>
          <w:b/>
          <w:bCs/>
          <w:lang w:val="en-US"/>
        </w:rPr>
        <w:t>Customer Support</w:t>
      </w:r>
      <w:r w:rsidRPr="00570D2F">
        <w:rPr>
          <w:lang w:val="en-US"/>
        </w:rPr>
        <w:t xml:space="preserve">: Users have reported mixed experiences with Upwork’s customer support. While </w:t>
      </w:r>
      <w:r w:rsidR="00075335">
        <w:rPr>
          <w:lang w:val="en-US"/>
        </w:rPr>
        <w:t>there are users who</w:t>
      </w:r>
      <w:r w:rsidR="005A7B4D">
        <w:rPr>
          <w:lang w:val="en-US"/>
        </w:rPr>
        <w:t xml:space="preserve"> praise</w:t>
      </w:r>
      <w:r w:rsidRPr="00570D2F">
        <w:rPr>
          <w:lang w:val="en-US"/>
        </w:rPr>
        <w:t xml:space="preserve"> the support team for being helpful and responsive, others feel that resolution times can be slow and that the support provided is sometimes inadequate (Wise, 2023). </w:t>
      </w:r>
    </w:p>
    <w:p w14:paraId="443BB4E7" w14:textId="77777777" w:rsidR="00D266EE" w:rsidRDefault="00570D2F" w:rsidP="000A4EC3">
      <w:pPr>
        <w:pStyle w:val="Heading-3"/>
      </w:pPr>
      <w:r w:rsidRPr="00570D2F">
        <w:t xml:space="preserve">User Engagement: </w:t>
      </w:r>
    </w:p>
    <w:p w14:paraId="27737E5C" w14:textId="42EA6FEE" w:rsidR="00570D2F" w:rsidRDefault="00570D2F" w:rsidP="000D3ED4">
      <w:pPr>
        <w:rPr>
          <w:lang w:val="en-US"/>
        </w:rPr>
      </w:pPr>
      <w:r w:rsidRPr="00570D2F">
        <w:rPr>
          <w:lang w:val="en-US"/>
        </w:rPr>
        <w:t>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 base (EarthWeb, 2023). </w:t>
      </w:r>
    </w:p>
    <w:p w14:paraId="25E88FEE" w14:textId="77777777" w:rsidR="00383AEA" w:rsidRDefault="00383AEA" w:rsidP="000D3ED4">
      <w:pPr>
        <w:rPr>
          <w:lang w:val="en-US"/>
        </w:rPr>
      </w:pPr>
    </w:p>
    <w:p w14:paraId="541FC64B" w14:textId="5C8C558C" w:rsidR="00383AEA" w:rsidRDefault="001B50D7" w:rsidP="000D3ED4">
      <w:pPr>
        <w:rPr>
          <w:lang w:val="en-US"/>
        </w:rPr>
      </w:pPr>
      <w:r>
        <w:rPr>
          <w:noProof/>
        </w:rPr>
        <w:drawing>
          <wp:anchor distT="0" distB="0" distL="114300" distR="114300" simplePos="0" relativeHeight="251662343" behindDoc="0" locked="0" layoutInCell="1" allowOverlap="1" wp14:anchorId="0EBAD313" wp14:editId="30403301">
            <wp:simplePos x="0" y="0"/>
            <wp:positionH relativeFrom="column">
              <wp:posOffset>0</wp:posOffset>
            </wp:positionH>
            <wp:positionV relativeFrom="paragraph">
              <wp:posOffset>306070</wp:posOffset>
            </wp:positionV>
            <wp:extent cx="5400040" cy="2694940"/>
            <wp:effectExtent l="0" t="0" r="0" b="0"/>
            <wp:wrapTopAndBottom/>
            <wp:docPr id="19028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6677" name=""/>
                    <pic:cNvPicPr/>
                  </pic:nvPicPr>
                  <pic:blipFill>
                    <a:blip r:embed="rId19"/>
                    <a:stretch>
                      <a:fillRect/>
                    </a:stretch>
                  </pic:blipFill>
                  <pic:spPr>
                    <a:xfrm>
                      <a:off x="0" y="0"/>
                      <a:ext cx="5400040" cy="2694940"/>
                    </a:xfrm>
                    <a:prstGeom prst="rect">
                      <a:avLst/>
                    </a:prstGeom>
                  </pic:spPr>
                </pic:pic>
              </a:graphicData>
            </a:graphic>
          </wp:anchor>
        </w:drawing>
      </w:r>
    </w:p>
    <w:p w14:paraId="4246CF92" w14:textId="77777777" w:rsidR="00383AEA" w:rsidRPr="00570D2F" w:rsidRDefault="00383AEA" w:rsidP="000D3ED4">
      <w:pPr>
        <w:rPr>
          <w:lang w:val="en-US"/>
        </w:rPr>
      </w:pPr>
    </w:p>
    <w:p w14:paraId="14C36824" w14:textId="451CE08B" w:rsidR="00570D2F" w:rsidRPr="00570D2F" w:rsidRDefault="00570D2F" w:rsidP="000D3ED4">
      <w:pPr>
        <w:rPr>
          <w:lang w:val="en-US"/>
        </w:rPr>
      </w:pPr>
      <w:r w:rsidRPr="00570D2F">
        <w:rPr>
          <w:lang w:val="en-US"/>
        </w:rPr>
        <w:t xml:space="preserve">In summary, Upwork’s user demographics and engagement reveal a platform that serves a wide range of professionals and industries. While user satisfaction is </w:t>
      </w:r>
      <w:r w:rsidR="0002549C" w:rsidRPr="00570D2F">
        <w:rPr>
          <w:lang w:val="en-US"/>
        </w:rPr>
        <w:t>high</w:t>
      </w:r>
      <w:r w:rsidRPr="00570D2F">
        <w:rPr>
          <w:lang w:val="en-US"/>
        </w:rPr>
        <w:t>, there are areas for improvement, particularly regarding fees, policy enforcement, and customer support. Understanding these dynamics is crucial for Upwork’s continued success and growth in the competitive freelancing market.</w:t>
      </w:r>
    </w:p>
    <w:p w14:paraId="4FD20F70" w14:textId="0863C454" w:rsidR="0006203C" w:rsidRPr="0006203C" w:rsidRDefault="0006203C" w:rsidP="006336E1">
      <w:pPr>
        <w:pStyle w:val="Heading1"/>
      </w:pPr>
      <w:r w:rsidRPr="0006203C">
        <w:t>Treatment of Freelancers vs. Hiring Companies</w:t>
      </w:r>
    </w:p>
    <w:p w14:paraId="50A3632A" w14:textId="62F7303F" w:rsidR="0006203C" w:rsidRPr="0006203C" w:rsidRDefault="0006203C" w:rsidP="000D3ED4">
      <w:pPr>
        <w:rPr>
          <w:lang w:val="en-US"/>
        </w:rPr>
      </w:pPr>
      <w:r w:rsidRPr="0006203C">
        <w:rPr>
          <w:lang w:val="en-US"/>
        </w:rPr>
        <w:t>Upwork operates with a comprehensive policy framework designed to ensure fair and secure transactions between freelancers and clients. This section examines Upwork’s policies, enforcement mechanisms, and penalties. It also analyzes the concept of fairness from the perspectives of freelancers and hiring companies, supplemented with illustrative case studies and examples. </w:t>
      </w:r>
    </w:p>
    <w:p w14:paraId="0D56420D" w14:textId="77777777" w:rsidR="00234BE7" w:rsidRPr="00234BE7" w:rsidRDefault="00234BE7" w:rsidP="00234BE7">
      <w:pPr>
        <w:pStyle w:val="ListParagraph"/>
        <w:numPr>
          <w:ilvl w:val="0"/>
          <w:numId w:val="20"/>
        </w:numPr>
        <w:spacing w:after="120"/>
        <w:contextualSpacing w:val="0"/>
        <w:outlineLvl w:val="1"/>
        <w:rPr>
          <w:b/>
          <w:bCs/>
          <w:vanish/>
          <w:sz w:val="24"/>
        </w:rPr>
      </w:pPr>
    </w:p>
    <w:p w14:paraId="272034E6" w14:textId="03592111" w:rsidR="0006203C" w:rsidRPr="0006203C" w:rsidRDefault="0006203C" w:rsidP="004C5668">
      <w:pPr>
        <w:pStyle w:val="Heading2"/>
      </w:pPr>
      <w:r w:rsidRPr="0006203C">
        <w:t>Policy Framework</w:t>
      </w:r>
    </w:p>
    <w:p w14:paraId="4B7AFB50" w14:textId="5C46F50F" w:rsidR="0006203C" w:rsidRPr="0006203C" w:rsidRDefault="0006203C" w:rsidP="000D3ED4">
      <w:pPr>
        <w:rPr>
          <w:lang w:val="en-US"/>
        </w:rPr>
      </w:pPr>
      <w:r w:rsidRPr="0006203C">
        <w:rPr>
          <w:lang w:val="en-US"/>
        </w:rPr>
        <w:t>Upwork’s policy framework is built to create a safe and efficient marketplace for both freelancers and clients. The platform enforces its policies through a combination of automated systems and manual reviews. </w:t>
      </w:r>
    </w:p>
    <w:p w14:paraId="665B54A4" w14:textId="77777777" w:rsidR="00A2184D" w:rsidRPr="00A2184D" w:rsidRDefault="00A2184D" w:rsidP="00A2184D">
      <w:pPr>
        <w:pStyle w:val="ListParagraph"/>
        <w:numPr>
          <w:ilvl w:val="0"/>
          <w:numId w:val="5"/>
        </w:numPr>
        <w:spacing w:after="120"/>
        <w:contextualSpacing w:val="0"/>
        <w:rPr>
          <w:b/>
          <w:bCs/>
          <w:vanish/>
        </w:rPr>
      </w:pPr>
    </w:p>
    <w:p w14:paraId="01C3CC30" w14:textId="77777777" w:rsidR="00A2184D" w:rsidRPr="00A2184D" w:rsidRDefault="00A2184D" w:rsidP="00A2184D">
      <w:pPr>
        <w:pStyle w:val="ListParagraph"/>
        <w:numPr>
          <w:ilvl w:val="1"/>
          <w:numId w:val="5"/>
        </w:numPr>
        <w:spacing w:after="120"/>
        <w:contextualSpacing w:val="0"/>
        <w:rPr>
          <w:b/>
          <w:bCs/>
          <w:vanish/>
        </w:rPr>
      </w:pPr>
    </w:p>
    <w:p w14:paraId="396ED726" w14:textId="58CB13CF" w:rsidR="00C46F6F" w:rsidRDefault="0006203C" w:rsidP="000A4EC3">
      <w:pPr>
        <w:pStyle w:val="Heading-3"/>
      </w:pPr>
      <w:r w:rsidRPr="0006203C">
        <w:t xml:space="preserve">Policies for Freelancers: </w:t>
      </w:r>
    </w:p>
    <w:p w14:paraId="766FC53E" w14:textId="3800417B" w:rsidR="0006203C" w:rsidRPr="0006203C" w:rsidRDefault="0006203C" w:rsidP="000D3ED4">
      <w:pPr>
        <w:rPr>
          <w:lang w:val="en-US"/>
        </w:rPr>
      </w:pPr>
      <w:r w:rsidRPr="0006203C">
        <w:rPr>
          <w:lang w:val="en-US"/>
        </w:rPr>
        <w:t xml:space="preserve">Upwork’s policies for freelancers include guidelines on profile accuracy, proposal submissions, project delivery standards, and dispute resolution. Freelancers </w:t>
      </w:r>
      <w:r w:rsidR="008C12AD">
        <w:rPr>
          <w:lang w:val="en-US"/>
        </w:rPr>
        <w:t xml:space="preserve">demand </w:t>
      </w:r>
      <w:r w:rsidRPr="0006203C">
        <w:rPr>
          <w:lang w:val="en-US"/>
        </w:rPr>
        <w:t>to maintain honest profiles</w:t>
      </w:r>
      <w:r w:rsidR="008C12AD">
        <w:rPr>
          <w:lang w:val="en-US"/>
        </w:rPr>
        <w:t xml:space="preserve"> is present</w:t>
      </w:r>
      <w:r w:rsidRPr="0006203C">
        <w:rPr>
          <w:lang w:val="en-US"/>
        </w:rPr>
        <w:t>, deliver work as agreed, and communicate effectively with clients. Violation of these policies can result in warnings, temporary suspensions, or permanent bans (Upwork, 2023). </w:t>
      </w:r>
    </w:p>
    <w:p w14:paraId="327746CE" w14:textId="77777777" w:rsidR="00E91A6B" w:rsidRDefault="0006203C" w:rsidP="000A4EC3">
      <w:pPr>
        <w:pStyle w:val="Heading-3"/>
      </w:pPr>
      <w:r w:rsidRPr="0006203C">
        <w:t xml:space="preserve">Policies for Clients: </w:t>
      </w:r>
    </w:p>
    <w:p w14:paraId="38EED62F" w14:textId="1BE55F80" w:rsidR="0006203C" w:rsidRPr="0006203C" w:rsidRDefault="0006203C" w:rsidP="000D3ED4">
      <w:pPr>
        <w:rPr>
          <w:lang w:val="en-US"/>
        </w:rPr>
      </w:pPr>
      <w:r w:rsidRPr="0006203C">
        <w:rPr>
          <w:lang w:val="en-US"/>
        </w:rPr>
        <w:t>Upwork</w:t>
      </w:r>
      <w:r w:rsidR="004F1498">
        <w:rPr>
          <w:lang w:val="en-US"/>
        </w:rPr>
        <w:t xml:space="preserve">’s clients face the </w:t>
      </w:r>
      <w:r w:rsidRPr="0006203C">
        <w:rPr>
          <w:lang w:val="en-US"/>
        </w:rPr>
        <w:t>expect</w:t>
      </w:r>
      <w:r w:rsidR="004F1498">
        <w:rPr>
          <w:lang w:val="en-US"/>
        </w:rPr>
        <w:t>ation</w:t>
      </w:r>
      <w:r w:rsidRPr="0006203C">
        <w:rPr>
          <w:lang w:val="en-US"/>
        </w:rPr>
        <w:t xml:space="preserve"> to provide clear project descriptions, communicate promptly, and make timely payments. Upwork’s policies also cover issues such as intellectual property rights and confidentiality. Clients who fail to adhere to these policies may face penalties, including account suspension and removal from the platform (Wise, 2023).</w:t>
      </w:r>
    </w:p>
    <w:p w14:paraId="48C57D43" w14:textId="77777777" w:rsidR="00E91A6B" w:rsidRDefault="0006203C" w:rsidP="000A4EC3">
      <w:pPr>
        <w:pStyle w:val="Heading-3"/>
      </w:pPr>
      <w:r w:rsidRPr="0006203C">
        <w:t xml:space="preserve"> Enforcement Mechanisms: </w:t>
      </w:r>
    </w:p>
    <w:p w14:paraId="5B06111E" w14:textId="2744AF3E" w:rsidR="0006203C" w:rsidRPr="0006203C" w:rsidRDefault="0006203C" w:rsidP="000D3ED4">
      <w:pPr>
        <w:rPr>
          <w:lang w:val="en-US"/>
        </w:rPr>
      </w:pPr>
      <w:r w:rsidRPr="0006203C">
        <w:rPr>
          <w:lang w:val="en-US"/>
        </w:rPr>
        <w:t xml:space="preserve">Upwork employs various enforcement mechanisms to uphold its policies. Automated systems monitor transactions for fraudulent activity, while a </w:t>
      </w:r>
      <w:r w:rsidR="007A060A" w:rsidRPr="0006203C">
        <w:rPr>
          <w:lang w:val="en-US"/>
        </w:rPr>
        <w:t>resolute</w:t>
      </w:r>
      <w:r w:rsidRPr="0006203C">
        <w:rPr>
          <w:lang w:val="en-US"/>
        </w:rPr>
        <w:t xml:space="preserve"> team </w:t>
      </w:r>
      <w:r w:rsidR="00325430" w:rsidRPr="0006203C">
        <w:rPr>
          <w:lang w:val="en-US"/>
        </w:rPr>
        <w:t>manages</w:t>
      </w:r>
      <w:r w:rsidRPr="0006203C">
        <w:rPr>
          <w:lang w:val="en-US"/>
        </w:rPr>
        <w:t xml:space="preserve"> reports of policy violations. Dispute resolution processes are in place to address conflicts between freelancers and clients, often involving mediation and arbitration (Tech Report, 2023). </w:t>
      </w:r>
    </w:p>
    <w:p w14:paraId="1A6F758D" w14:textId="77777777" w:rsidR="00E91A6B" w:rsidRDefault="0006203C" w:rsidP="000A4EC3">
      <w:pPr>
        <w:pStyle w:val="Heading-3"/>
      </w:pPr>
      <w:r w:rsidRPr="0006203C">
        <w:t xml:space="preserve">Penalties: </w:t>
      </w:r>
    </w:p>
    <w:p w14:paraId="12CB9673" w14:textId="50478E54" w:rsidR="0006203C" w:rsidRPr="0006203C" w:rsidRDefault="0006203C" w:rsidP="000D3ED4">
      <w:pPr>
        <w:rPr>
          <w:lang w:val="en-US"/>
        </w:rPr>
      </w:pPr>
      <w:r w:rsidRPr="0006203C">
        <w:rPr>
          <w:lang w:val="en-US"/>
        </w:rPr>
        <w:t>The penalties for policy violations on Upwork range from warnings to account suspensions and permanent bans. For example, freelancers who consistently deliver subpar work or engage in fraudulent activities may</w:t>
      </w:r>
      <w:r w:rsidR="00CC5DEA">
        <w:rPr>
          <w:lang w:val="en-US"/>
        </w:rPr>
        <w:t xml:space="preserve"> receive punishment such as </w:t>
      </w:r>
      <w:r w:rsidR="008D18B9">
        <w:rPr>
          <w:lang w:val="en-US"/>
        </w:rPr>
        <w:t>banishment</w:t>
      </w:r>
      <w:r w:rsidRPr="0006203C">
        <w:rPr>
          <w:lang w:val="en-US"/>
        </w:rPr>
        <w:t xml:space="preserve">. Similarly, clients who fail to pay for completed work or violate Upwork’s terms of service </w:t>
      </w:r>
      <w:r w:rsidR="008D18B9">
        <w:rPr>
          <w:lang w:val="en-US"/>
        </w:rPr>
        <w:t xml:space="preserve">can face removal </w:t>
      </w:r>
      <w:r w:rsidRPr="0006203C">
        <w:rPr>
          <w:lang w:val="en-US"/>
        </w:rPr>
        <w:t>from the platform (Freelancermap, 2023).</w:t>
      </w:r>
    </w:p>
    <w:p w14:paraId="61B654E2" w14:textId="442A347D" w:rsidR="0006203C" w:rsidRPr="0006203C" w:rsidRDefault="0006203C" w:rsidP="004C5668">
      <w:pPr>
        <w:pStyle w:val="Heading2"/>
      </w:pPr>
      <w:r w:rsidRPr="0006203C">
        <w:t> Fairness and Perception</w:t>
      </w:r>
    </w:p>
    <w:p w14:paraId="6F872448" w14:textId="38FC7F6B" w:rsidR="0006203C" w:rsidRPr="0006203C" w:rsidRDefault="0006203C" w:rsidP="000D3ED4">
      <w:pPr>
        <w:rPr>
          <w:lang w:val="en-US"/>
        </w:rPr>
      </w:pPr>
      <w:r w:rsidRPr="0006203C">
        <w:rPr>
          <w:lang w:val="en-US"/>
        </w:rPr>
        <w:t>The concept of fairness on Upwork is multifaceted, as it must balance the interests of both freelancers and hiring companies. </w:t>
      </w:r>
    </w:p>
    <w:p w14:paraId="6362D0FC" w14:textId="77777777" w:rsidR="004E2B24" w:rsidRPr="004E2B24" w:rsidRDefault="004E2B24" w:rsidP="004E2B24">
      <w:pPr>
        <w:pStyle w:val="ListParagraph"/>
        <w:numPr>
          <w:ilvl w:val="1"/>
          <w:numId w:val="5"/>
        </w:numPr>
        <w:spacing w:after="120"/>
        <w:contextualSpacing w:val="0"/>
        <w:rPr>
          <w:b/>
          <w:bCs/>
          <w:vanish/>
        </w:rPr>
      </w:pPr>
    </w:p>
    <w:p w14:paraId="301C70A8" w14:textId="77777777" w:rsidR="004E2B24" w:rsidRPr="004E2B24" w:rsidRDefault="004E2B24" w:rsidP="004E2B24">
      <w:pPr>
        <w:pStyle w:val="ListParagraph"/>
        <w:numPr>
          <w:ilvl w:val="1"/>
          <w:numId w:val="5"/>
        </w:numPr>
        <w:spacing w:after="120"/>
        <w:contextualSpacing w:val="0"/>
        <w:rPr>
          <w:b/>
          <w:bCs/>
          <w:vanish/>
        </w:rPr>
      </w:pPr>
    </w:p>
    <w:p w14:paraId="24117CE6" w14:textId="60F8492F" w:rsidR="0040597E" w:rsidRDefault="0006203C" w:rsidP="004C5668">
      <w:pPr>
        <w:pStyle w:val="Heading2"/>
      </w:pPr>
      <w:r w:rsidRPr="0006203C">
        <w:t xml:space="preserve">Freelancers’ Perspective: </w:t>
      </w:r>
    </w:p>
    <w:p w14:paraId="2CA10A39" w14:textId="5013229A" w:rsidR="0006203C" w:rsidRPr="0006203C" w:rsidRDefault="0006203C" w:rsidP="000D3ED4">
      <w:pPr>
        <w:rPr>
          <w:lang w:val="en-US"/>
        </w:rPr>
      </w:pPr>
      <w:r w:rsidRPr="0006203C">
        <w:rPr>
          <w:lang w:val="en-US"/>
        </w:rPr>
        <w:t xml:space="preserve">From the freelancers’ perspective, fairness involves receiving adequate compensation for their work, timely payments, and protection against unjustified negative feedback or disputes. Freelancers appreciate Upwork’s secure payment system and the ability to resolve disputes through mediation. However, </w:t>
      </w:r>
      <w:r w:rsidR="007A060A">
        <w:rPr>
          <w:lang w:val="en-US"/>
        </w:rPr>
        <w:t>there are</w:t>
      </w:r>
      <w:r w:rsidRPr="0006203C">
        <w:rPr>
          <w:lang w:val="en-US"/>
        </w:rPr>
        <w:t xml:space="preserve"> freelancers </w:t>
      </w:r>
      <w:r w:rsidR="007A060A">
        <w:rPr>
          <w:lang w:val="en-US"/>
        </w:rPr>
        <w:t xml:space="preserve">who </w:t>
      </w:r>
      <w:r w:rsidRPr="0006203C">
        <w:rPr>
          <w:lang w:val="en-US"/>
        </w:rPr>
        <w:t xml:space="preserve">feel that the platform’s fees are </w:t>
      </w:r>
      <w:r w:rsidR="00ED08A2" w:rsidRPr="0006203C">
        <w:rPr>
          <w:lang w:val="en-US"/>
        </w:rPr>
        <w:t>high,</w:t>
      </w:r>
      <w:r w:rsidRPr="0006203C">
        <w:rPr>
          <w:lang w:val="en-US"/>
        </w:rPr>
        <w:t xml:space="preserve"> and that policy enforcement can sometimes be arbitrary or overly strict (Website Planet, 2023). </w:t>
      </w:r>
    </w:p>
    <w:p w14:paraId="1FB8DF08" w14:textId="77777777" w:rsidR="00103990" w:rsidRPr="00103990" w:rsidRDefault="00103990" w:rsidP="00103990">
      <w:pPr>
        <w:pStyle w:val="ListParagraph"/>
        <w:numPr>
          <w:ilvl w:val="2"/>
          <w:numId w:val="5"/>
        </w:numPr>
        <w:spacing w:after="120"/>
        <w:ind w:left="0" w:firstLine="0"/>
        <w:contextualSpacing w:val="0"/>
        <w:rPr>
          <w:b/>
          <w:bCs/>
          <w:vanish/>
        </w:rPr>
      </w:pPr>
    </w:p>
    <w:p w14:paraId="6B8D20EC" w14:textId="5734CD67" w:rsidR="0040597E" w:rsidRDefault="0006203C" w:rsidP="004C5668">
      <w:pPr>
        <w:pStyle w:val="Heading2"/>
      </w:pPr>
      <w:r w:rsidRPr="0006203C">
        <w:t xml:space="preserve">Hiring Companies’ Perspective: </w:t>
      </w:r>
    </w:p>
    <w:p w14:paraId="01C8EF19" w14:textId="547C29EA" w:rsidR="0006203C" w:rsidRPr="0006203C" w:rsidRDefault="0006203C" w:rsidP="000D3ED4">
      <w:pPr>
        <w:rPr>
          <w:lang w:val="en-US"/>
        </w:rPr>
      </w:pPr>
      <w:r w:rsidRPr="0006203C">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06203C">
        <w:rPr>
          <w:lang w:val="en-US"/>
        </w:rPr>
        <w:t>perceive</w:t>
      </w:r>
      <w:r w:rsidRPr="0006203C">
        <w:rPr>
          <w:lang w:val="en-US"/>
        </w:rPr>
        <w:t xml:space="preserve"> Upwork as providing access to a vast pool of talent and value the platform’s project management tools. However, </w:t>
      </w:r>
      <w:r w:rsidR="007A060A">
        <w:rPr>
          <w:lang w:val="en-US"/>
        </w:rPr>
        <w:t xml:space="preserve">there are </w:t>
      </w:r>
      <w:r w:rsidRPr="0006203C">
        <w:rPr>
          <w:lang w:val="en-US"/>
        </w:rPr>
        <w:t xml:space="preserve">clients </w:t>
      </w:r>
      <w:r w:rsidR="007A060A">
        <w:rPr>
          <w:lang w:val="en-US"/>
        </w:rPr>
        <w:t xml:space="preserve">who </w:t>
      </w:r>
      <w:r w:rsidRPr="0006203C">
        <w:rPr>
          <w:lang w:val="en-US"/>
        </w:rPr>
        <w:t>have expressed concerns about the quality of work and the challenge of navigating disputes (Khris Digital, 2023). </w:t>
      </w:r>
    </w:p>
    <w:p w14:paraId="31D8F82A" w14:textId="77777777" w:rsidR="00586625" w:rsidRDefault="0006203C" w:rsidP="004C5668">
      <w:pPr>
        <w:pStyle w:val="Heading2"/>
      </w:pPr>
      <w:r w:rsidRPr="0006203C">
        <w:t xml:space="preserve">Balancing Fairness: </w:t>
      </w:r>
    </w:p>
    <w:p w14:paraId="71A2EC18" w14:textId="353D40BF" w:rsidR="0006203C" w:rsidRPr="0006203C" w:rsidRDefault="0006203C" w:rsidP="000D3ED4">
      <w:pPr>
        <w:rPr>
          <w:lang w:val="en-US"/>
        </w:rPr>
      </w:pPr>
      <w:r w:rsidRPr="0006203C">
        <w:rPr>
          <w:lang w:val="en-US"/>
        </w:rPr>
        <w:t>Upwork aims to balance fairness by implementing policies that protect both parties and by providing tools for transparent and effective communication. The platform’s feedback system allows both freelancers and clients to rate each other, promoting accountability. Nonetheless, achieving perfect fairness is challenging, and Upwork continually updates its policies and processes based on user feedback (EarthWeb, 2023). </w:t>
      </w:r>
    </w:p>
    <w:p w14:paraId="7AF1BEDC" w14:textId="0DD80C07" w:rsidR="0006203C" w:rsidRPr="0006203C" w:rsidRDefault="0006203C" w:rsidP="004C5668">
      <w:pPr>
        <w:pStyle w:val="Heading2"/>
      </w:pPr>
      <w:r w:rsidRPr="00586625">
        <w:t>Case Studies and Examples</w:t>
      </w:r>
      <w:r w:rsidRPr="0006203C">
        <w:t> </w:t>
      </w:r>
    </w:p>
    <w:p w14:paraId="0E7E1C69" w14:textId="38AEF850" w:rsidR="0006203C" w:rsidRPr="0006203C" w:rsidRDefault="0006203C" w:rsidP="000D3ED4">
      <w:pPr>
        <w:pStyle w:val="BodyText"/>
        <w:rPr>
          <w:lang w:val="en-US"/>
        </w:rPr>
      </w:pPr>
      <w:r w:rsidRPr="0006203C">
        <w:rPr>
          <w:b/>
          <w:bCs/>
          <w:lang w:val="en-US"/>
        </w:rPr>
        <w:t>Case Study 1: Freelancer Suspension for Policy Violation</w:t>
      </w:r>
      <w:r w:rsidRPr="0006203C">
        <w:rPr>
          <w:lang w:val="en-US"/>
        </w:rPr>
        <w:t xml:space="preserve">: A freelancer on Upwork </w:t>
      </w:r>
      <w:r w:rsidR="005F346E">
        <w:rPr>
          <w:lang w:val="en-US"/>
        </w:rPr>
        <w:t>experienced</w:t>
      </w:r>
      <w:r w:rsidRPr="0006203C">
        <w:rPr>
          <w:lang w:val="en-US"/>
        </w:rPr>
        <w:t xml:space="preserve"> suspen</w:t>
      </w:r>
      <w:r w:rsidR="005F346E">
        <w:rPr>
          <w:lang w:val="en-US"/>
        </w:rPr>
        <w:t xml:space="preserve">sion </w:t>
      </w:r>
      <w:r w:rsidRPr="0006203C">
        <w:rPr>
          <w:lang w:val="en-US"/>
        </w:rPr>
        <w:t xml:space="preserve">after multiple clients reported incomplete or low-quality work. The freelancer appealed the suspension, arguing that the clients’ expectations were unreasonable. Upwork’s dispute resolution team reviewed the case and found that the freelancer had indeed violated the platform’s quality standards. Despite the freelancer’s appeal, the suspension </w:t>
      </w:r>
      <w:r w:rsidR="00B65672">
        <w:rPr>
          <w:lang w:val="en-US"/>
        </w:rPr>
        <w:t>remained</w:t>
      </w:r>
      <w:r w:rsidRPr="0006203C">
        <w:rPr>
          <w:lang w:val="en-US"/>
        </w:rPr>
        <w:t xml:space="preserve">, demonstrating Upwork’s commitment to maintaining </w:t>
      </w:r>
      <w:r w:rsidR="00D3358A" w:rsidRPr="0006203C">
        <w:rPr>
          <w:lang w:val="en-US"/>
        </w:rPr>
        <w:t>ambitious standards</w:t>
      </w:r>
      <w:r w:rsidRPr="0006203C">
        <w:rPr>
          <w:lang w:val="en-US"/>
        </w:rPr>
        <w:t xml:space="preserve"> (Hacker Noon, 2023). </w:t>
      </w:r>
    </w:p>
    <w:p w14:paraId="0D1E8EE0" w14:textId="5A57E581" w:rsidR="0006203C" w:rsidRPr="0006203C" w:rsidRDefault="0006203C" w:rsidP="000D3ED4">
      <w:pPr>
        <w:pStyle w:val="BodyText"/>
        <w:rPr>
          <w:lang w:val="en-US"/>
        </w:rPr>
      </w:pPr>
      <w:r w:rsidRPr="0006203C">
        <w:rPr>
          <w:b/>
          <w:bCs/>
          <w:lang w:val="en-US"/>
        </w:rPr>
        <w:t>Case Study 2: Client Ban for Non-Payment</w:t>
      </w:r>
      <w:r w:rsidRPr="0006203C">
        <w:rPr>
          <w:lang w:val="en-US"/>
        </w:rPr>
        <w:t>: A client permanently banned from Upwork after failing to pay for</w:t>
      </w:r>
      <w:r w:rsidR="009F000A">
        <w:rPr>
          <w:lang w:val="en-US"/>
        </w:rPr>
        <w:t xml:space="preserve"> </w:t>
      </w:r>
      <w:r w:rsidRPr="0006203C">
        <w:rPr>
          <w:lang w:val="en-US"/>
        </w:rPr>
        <w:t xml:space="preserve">completed projects. Freelancers reported the issue to Upwork, which initiated an investigation. The </w:t>
      </w:r>
      <w:r w:rsidR="00442EA2">
        <w:rPr>
          <w:lang w:val="en-US"/>
        </w:rPr>
        <w:t xml:space="preserve">findings showed that the </w:t>
      </w:r>
      <w:r w:rsidRPr="0006203C">
        <w:rPr>
          <w:lang w:val="en-US"/>
        </w:rPr>
        <w:t>client violated the payment terms and was subsequently banned. This case highlights Upwork’s efforts to protect freelancers from non-payment and enforce its payment policies (Freelancermap, 2023). </w:t>
      </w:r>
    </w:p>
    <w:p w14:paraId="2906F66D" w14:textId="75D84F1B" w:rsidR="0006203C" w:rsidRPr="0006203C" w:rsidRDefault="0006203C" w:rsidP="000D3ED4">
      <w:pPr>
        <w:pStyle w:val="BodyText"/>
        <w:rPr>
          <w:lang w:val="en-US"/>
        </w:rPr>
      </w:pPr>
      <w:r w:rsidRPr="0006203C">
        <w:rPr>
          <w:b/>
          <w:bCs/>
          <w:lang w:val="en-US"/>
        </w:rPr>
        <w:t>Case Study 3: Dispute Resolution and Mediation</w:t>
      </w:r>
      <w:r w:rsidRPr="0006203C">
        <w:rPr>
          <w:lang w:val="en-US"/>
        </w:rPr>
        <w:t xml:space="preserve">: A freelancer and a client </w:t>
      </w:r>
      <w:r w:rsidR="00586625" w:rsidRPr="0006203C">
        <w:rPr>
          <w:lang w:val="en-US"/>
        </w:rPr>
        <w:t>entered</w:t>
      </w:r>
      <w:r w:rsidRPr="0006203C">
        <w:rPr>
          <w:lang w:val="en-US"/>
        </w:rPr>
        <w:t xml:space="preserve"> a dispute over the scope of a project and the quality of delivered work. The client withheld payment, and the freelancer filed a dispute. Upwork’s mediation team intervened, reviewing the project details and communications. The mediation resulted in a compromise, with the client agreeing to pay a partial amount for the work completed. This case illustrates Upwork’s role in facilitating fair dispute resolution (Upwork, 2023). </w:t>
      </w:r>
    </w:p>
    <w:p w14:paraId="0B288160" w14:textId="6C89578E" w:rsidR="0006203C" w:rsidRPr="0006203C" w:rsidRDefault="0006203C" w:rsidP="000D3ED4">
      <w:pPr>
        <w:rPr>
          <w:lang w:val="en-US"/>
        </w:rPr>
      </w:pPr>
      <w:r w:rsidRPr="0006203C">
        <w:rPr>
          <w:lang w:val="en-US"/>
        </w:rPr>
        <w:t xml:space="preserve">In summary, Upwork’s </w:t>
      </w:r>
      <w:r w:rsidR="00442EA2">
        <w:rPr>
          <w:lang w:val="en-US"/>
        </w:rPr>
        <w:t xml:space="preserve">governance of the </w:t>
      </w:r>
      <w:r w:rsidRPr="0006203C">
        <w:rPr>
          <w:lang w:val="en-US"/>
        </w:rPr>
        <w:t xml:space="preserve">treatment of freelancers and hiring companies </w:t>
      </w:r>
      <w:r w:rsidR="00B65672">
        <w:rPr>
          <w:lang w:val="en-US"/>
        </w:rPr>
        <w:t xml:space="preserve">works under </w:t>
      </w:r>
      <w:r w:rsidRPr="0006203C">
        <w:rPr>
          <w:lang w:val="en-US"/>
        </w:rPr>
        <w:t xml:space="preserve">a robust policy framework designed to ensure fairness and security. While the platform strives to balance the interests of both parties, challenges remain, and continuous improvements are necessary. The case studies and examples provide insights into how Upwork enforces its policies and </w:t>
      </w:r>
      <w:r w:rsidR="00B65672" w:rsidRPr="0006203C">
        <w:rPr>
          <w:lang w:val="en-US"/>
        </w:rPr>
        <w:t>manages</w:t>
      </w:r>
      <w:r w:rsidRPr="0006203C">
        <w:rPr>
          <w:lang w:val="en-US"/>
        </w:rPr>
        <w:t xml:space="preserve"> disputes, reflecting its commitment to maintaining a fair and trustworthy marketplace.</w:t>
      </w:r>
    </w:p>
    <w:p w14:paraId="7C889DAF" w14:textId="32153C24" w:rsidR="00821CF6" w:rsidRPr="00BF36C3" w:rsidRDefault="00821CF6" w:rsidP="006336E1">
      <w:pPr>
        <w:pStyle w:val="Heading1"/>
      </w:pPr>
      <w:r w:rsidRPr="00BF36C3">
        <w:t>Exploiting Loopholes and Bypassing Policies</w:t>
      </w:r>
    </w:p>
    <w:p w14:paraId="0E241F77" w14:textId="178B97D4" w:rsidR="00821CF6" w:rsidRPr="00821CF6" w:rsidRDefault="00821CF6" w:rsidP="000D3ED4">
      <w:pPr>
        <w:rPr>
          <w:lang w:val="en-US"/>
        </w:rPr>
      </w:pPr>
      <w:r w:rsidRPr="00821CF6">
        <w:rPr>
          <w:lang w:val="en-US"/>
        </w:rPr>
        <w:t>Upwork’s comprehensive policy framework design</w:t>
      </w:r>
      <w:r w:rsidR="00B65672">
        <w:rPr>
          <w:lang w:val="en-US"/>
        </w:rPr>
        <w:t xml:space="preserve"> aims</w:t>
      </w:r>
      <w:r w:rsidRPr="00821CF6">
        <w:rPr>
          <w:lang w:val="en-US"/>
        </w:rPr>
        <w:t xml:space="preserve"> to ensure fair and secure transactions. However, </w:t>
      </w:r>
      <w:r w:rsidR="00B65672">
        <w:rPr>
          <w:lang w:val="en-US"/>
        </w:rPr>
        <w:t xml:space="preserve">there are </w:t>
      </w:r>
      <w:r w:rsidRPr="00821CF6">
        <w:rPr>
          <w:lang w:val="en-US"/>
        </w:rPr>
        <w:t xml:space="preserve">freelancers and clients </w:t>
      </w:r>
      <w:r w:rsidR="00AB042C">
        <w:rPr>
          <w:lang w:val="en-US"/>
        </w:rPr>
        <w:t xml:space="preserve">who </w:t>
      </w:r>
      <w:r w:rsidRPr="00821CF6">
        <w:rPr>
          <w:lang w:val="en-US"/>
        </w:rPr>
        <w:t>exploit loopholes and backdoors to bypass these policies. This section identifies and analyzes common strategies used to circumvent Upwork’s policies and discusses the impact of these loopholes on the platform’s integrity and user trust. </w:t>
      </w:r>
    </w:p>
    <w:p w14:paraId="1AD7C471" w14:textId="671F1E6B" w:rsidR="00821CF6" w:rsidRPr="00821CF6" w:rsidRDefault="00821CF6" w:rsidP="004C5668">
      <w:pPr>
        <w:pStyle w:val="Heading2"/>
      </w:pPr>
      <w:r w:rsidRPr="00821CF6">
        <w:t>Common Loopholes and Backdoors</w:t>
      </w:r>
    </w:p>
    <w:p w14:paraId="7704FF97" w14:textId="085AA083" w:rsidR="00821CF6" w:rsidRPr="00821CF6" w:rsidRDefault="00821CF6" w:rsidP="000D3ED4">
      <w:pPr>
        <w:rPr>
          <w:lang w:val="en-US"/>
        </w:rPr>
      </w:pPr>
      <w:r w:rsidRPr="00821CF6">
        <w:rPr>
          <w:lang w:val="en-US"/>
        </w:rPr>
        <w:t>Despite Upwork’s stringent policies, users find ways to exploit the system for personal gain. These loopholes and backdoors often undermine the platform’s fairness and security. </w:t>
      </w:r>
    </w:p>
    <w:p w14:paraId="599A164E" w14:textId="77777777" w:rsidR="005810AF" w:rsidRPr="005810AF" w:rsidRDefault="005810AF" w:rsidP="005810AF">
      <w:pPr>
        <w:pStyle w:val="ListParagraph"/>
        <w:numPr>
          <w:ilvl w:val="0"/>
          <w:numId w:val="5"/>
        </w:numPr>
        <w:spacing w:after="120"/>
        <w:contextualSpacing w:val="0"/>
        <w:rPr>
          <w:b/>
          <w:bCs/>
          <w:vanish/>
        </w:rPr>
      </w:pPr>
    </w:p>
    <w:p w14:paraId="21EEA744" w14:textId="77777777" w:rsidR="005810AF" w:rsidRPr="005810AF" w:rsidRDefault="005810AF" w:rsidP="005810AF">
      <w:pPr>
        <w:pStyle w:val="ListParagraph"/>
        <w:numPr>
          <w:ilvl w:val="1"/>
          <w:numId w:val="5"/>
        </w:numPr>
        <w:spacing w:after="120"/>
        <w:contextualSpacing w:val="0"/>
        <w:rPr>
          <w:b/>
          <w:bCs/>
          <w:vanish/>
        </w:rPr>
      </w:pPr>
    </w:p>
    <w:p w14:paraId="244434C1" w14:textId="0756A46D" w:rsidR="00BF36C3" w:rsidRPr="005810AF" w:rsidRDefault="00821CF6" w:rsidP="000A4EC3">
      <w:pPr>
        <w:pStyle w:val="Heading-3"/>
      </w:pPr>
      <w:r w:rsidRPr="005810AF">
        <w:t xml:space="preserve">Off-Platform Transactions: </w:t>
      </w:r>
    </w:p>
    <w:p w14:paraId="23A5D5C0" w14:textId="5D79A68B" w:rsidR="00821CF6" w:rsidRPr="00821CF6" w:rsidRDefault="00821CF6" w:rsidP="000D3ED4">
      <w:pPr>
        <w:rPr>
          <w:lang w:val="en-US"/>
        </w:rPr>
      </w:pPr>
      <w:r w:rsidRPr="00821CF6">
        <w:rPr>
          <w:lang w:val="en-US"/>
        </w:rPr>
        <w:t>One of the most common loopholes involves freelancers and clients conducting transactions off-platform to avoid Upwork’s service fees. This practice violates Upwork’s terms of service, as it deprives the platform of its commission and exposes both parties to potential payment and security risks. Freelancers and clients may initially connect on Upwork but then agree to continue their work and payments through alternative channels like PayPal or direct bank transfers (Hacker Noon, 2023). </w:t>
      </w:r>
    </w:p>
    <w:p w14:paraId="06044C5B" w14:textId="77777777" w:rsidR="00BF36C3" w:rsidRDefault="00821CF6" w:rsidP="000A4EC3">
      <w:pPr>
        <w:pStyle w:val="Heading-3"/>
      </w:pPr>
      <w:r w:rsidRPr="00821CF6">
        <w:t xml:space="preserve">Fake Profiles and Reviews: </w:t>
      </w:r>
    </w:p>
    <w:p w14:paraId="7CDB97D4" w14:textId="48F19E85" w:rsidR="00821CF6" w:rsidRPr="00821CF6" w:rsidRDefault="00AB042C" w:rsidP="000D3ED4">
      <w:pPr>
        <w:rPr>
          <w:lang w:val="en-US"/>
        </w:rPr>
      </w:pPr>
      <w:r>
        <w:rPr>
          <w:lang w:val="en-US"/>
        </w:rPr>
        <w:t>There are those</w:t>
      </w:r>
      <w:r w:rsidR="00821CF6" w:rsidRPr="00821CF6">
        <w:rPr>
          <w:lang w:val="en-US"/>
        </w:rPr>
        <w:t xml:space="preserve"> freelancers </w:t>
      </w:r>
      <w:r>
        <w:rPr>
          <w:lang w:val="en-US"/>
        </w:rPr>
        <w:t xml:space="preserve">who </w:t>
      </w:r>
      <w:r w:rsidR="00821CF6" w:rsidRPr="00821CF6">
        <w:rPr>
          <w:lang w:val="en-US"/>
        </w:rPr>
        <w:t xml:space="preserve">create multiple profiles to increase their chances of winning projects or to manipulate feedback and ratings. Similarly, </w:t>
      </w:r>
      <w:r>
        <w:rPr>
          <w:lang w:val="en-US"/>
        </w:rPr>
        <w:t xml:space="preserve">there are </w:t>
      </w:r>
      <w:r w:rsidR="00821CF6" w:rsidRPr="00821CF6">
        <w:rPr>
          <w:lang w:val="en-US"/>
        </w:rPr>
        <w:t>fake reviews used to inflate a freelancer’s reputation or to sabotage competitors. These practices distort the accuracy of the feedback system, making it difficult for clients to make informed decisions (EarthWeb, 2023). </w:t>
      </w:r>
    </w:p>
    <w:p w14:paraId="373D38AB" w14:textId="77777777" w:rsidR="00BF36C3" w:rsidRDefault="00821CF6" w:rsidP="000A4EC3">
      <w:pPr>
        <w:pStyle w:val="Heading-3"/>
      </w:pPr>
      <w:r w:rsidRPr="00821CF6">
        <w:t xml:space="preserve">Scope Creep and Underbidding: </w:t>
      </w:r>
    </w:p>
    <w:p w14:paraId="6BFD5E3C" w14:textId="5D991F9B" w:rsidR="00821CF6" w:rsidRPr="00821CF6" w:rsidRDefault="00821CF6" w:rsidP="000D3ED4">
      <w:pPr>
        <w:rPr>
          <w:lang w:val="en-US"/>
        </w:rPr>
      </w:pPr>
      <w:r w:rsidRPr="00821CF6">
        <w:rPr>
          <w:lang w:val="en-US"/>
        </w:rPr>
        <w:t xml:space="preserve">Freelancers may initially </w:t>
      </w:r>
      <w:r w:rsidR="00AB042C" w:rsidRPr="00821CF6">
        <w:rPr>
          <w:lang w:val="en-US"/>
        </w:rPr>
        <w:t>underbid</w:t>
      </w:r>
      <w:r w:rsidRPr="00821CF6">
        <w:rPr>
          <w:lang w:val="en-US"/>
        </w:rPr>
        <w:t xml:space="preserve">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 (Freelancermap, 2023). </w:t>
      </w:r>
    </w:p>
    <w:p w14:paraId="435D0C1D" w14:textId="77777777" w:rsidR="00BF36C3" w:rsidRDefault="00821CF6" w:rsidP="000A4EC3">
      <w:pPr>
        <w:pStyle w:val="Heading-3"/>
      </w:pPr>
      <w:r w:rsidRPr="00821CF6">
        <w:t xml:space="preserve">Misrepresentation of Skills: </w:t>
      </w:r>
    </w:p>
    <w:p w14:paraId="2C9AADC9" w14:textId="55691725" w:rsidR="00821CF6" w:rsidRPr="00821CF6" w:rsidRDefault="00325430" w:rsidP="000D3ED4">
      <w:pPr>
        <w:rPr>
          <w:lang w:val="en-US"/>
        </w:rPr>
      </w:pPr>
      <w:r>
        <w:rPr>
          <w:lang w:val="en-US"/>
        </w:rPr>
        <w:t xml:space="preserve">There are those </w:t>
      </w:r>
      <w:r w:rsidR="00821CF6" w:rsidRPr="00821CF6">
        <w:rPr>
          <w:lang w:val="en-US"/>
        </w:rPr>
        <w:t xml:space="preserve">freelancers </w:t>
      </w:r>
      <w:r>
        <w:rPr>
          <w:lang w:val="en-US"/>
        </w:rPr>
        <w:t xml:space="preserve">who </w:t>
      </w:r>
      <w:r w:rsidR="00821CF6" w:rsidRPr="00821CF6">
        <w:rPr>
          <w:lang w:val="en-US"/>
        </w:rPr>
        <w:t>exaggerate or falsify their skills and experience to win projects. Once hired, they may subcontract the work to less qualified individuals or deliver subpar results. This practice not only breaches Upwork’s policies but also harms the client’s project outcomes and trust in the platform (Khris Digital, 2023). </w:t>
      </w:r>
    </w:p>
    <w:p w14:paraId="203F934B" w14:textId="77777777" w:rsidR="00BF36C3" w:rsidRDefault="00821CF6" w:rsidP="000A4EC3">
      <w:pPr>
        <w:pStyle w:val="Heading-3"/>
      </w:pPr>
      <w:r w:rsidRPr="00821CF6">
        <w:t xml:space="preserve">Bypassing Upwork’s Dispute Resolution: </w:t>
      </w:r>
    </w:p>
    <w:p w14:paraId="2229D499" w14:textId="60C0F29C" w:rsidR="00821CF6" w:rsidRPr="00821CF6" w:rsidRDefault="00821CF6" w:rsidP="000D3ED4">
      <w:pPr>
        <w:rPr>
          <w:lang w:val="en-US"/>
        </w:rPr>
      </w:pPr>
      <w:r w:rsidRPr="00821CF6">
        <w:rPr>
          <w:lang w:val="en-US"/>
        </w:rPr>
        <w:t>Users sometimes avoid using Upwork’s dispute resolution system, designed to mediate conflicts fairly. Instead, they may resort to direct negotiations or even threats of negative feedback to resolve disputes in their favor. This undermines the integrity of Upwork’s mediation processes and can lead to unjust outcomes (Upwork, 2023). </w:t>
      </w:r>
    </w:p>
    <w:p w14:paraId="39CDC7FA" w14:textId="77777777" w:rsidR="00821CF6" w:rsidRPr="00821CF6" w:rsidRDefault="00821CF6" w:rsidP="000A4EC3">
      <w:pPr>
        <w:pStyle w:val="Heading-3"/>
      </w:pPr>
      <w:r w:rsidRPr="00821CF6">
        <w:t>Impact on Platform Integrity and Trust</w:t>
      </w:r>
    </w:p>
    <w:p w14:paraId="3884F9B3" w14:textId="48B8E0FC" w:rsidR="00821CF6" w:rsidRPr="00821CF6" w:rsidRDefault="00821CF6" w:rsidP="000D3ED4">
      <w:pPr>
        <w:rPr>
          <w:lang w:val="en-US"/>
        </w:rPr>
      </w:pPr>
      <w:r w:rsidRPr="00821CF6">
        <w:rPr>
          <w:lang w:val="en-US"/>
        </w:rPr>
        <w:t xml:space="preserve">The exploitation of loopholes and backdoors has significant implications for Upwork’s </w:t>
      </w:r>
      <w:r w:rsidR="00ED08A2" w:rsidRPr="00821CF6">
        <w:rPr>
          <w:lang w:val="en-US"/>
        </w:rPr>
        <w:t>integrity,</w:t>
      </w:r>
      <w:r w:rsidRPr="00821CF6">
        <w:rPr>
          <w:lang w:val="en-US"/>
        </w:rPr>
        <w:t xml:space="preserve"> and the trust users place in the platform. </w:t>
      </w:r>
    </w:p>
    <w:p w14:paraId="403E2CD7" w14:textId="77777777" w:rsidR="00306C19" w:rsidRDefault="00821CF6" w:rsidP="000A4EC3">
      <w:pPr>
        <w:pStyle w:val="Heading-3"/>
      </w:pPr>
      <w:r w:rsidRPr="00821CF6">
        <w:t xml:space="preserve">Erosion of Trust: </w:t>
      </w:r>
    </w:p>
    <w:p w14:paraId="30C922E6" w14:textId="4CA794F4" w:rsidR="00821CF6" w:rsidRPr="00821CF6" w:rsidRDefault="00821CF6" w:rsidP="000D3ED4">
      <w:pPr>
        <w:rPr>
          <w:lang w:val="en-US"/>
        </w:rPr>
      </w:pPr>
      <w:r w:rsidRPr="00821CF6">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 (Wise, 2023). </w:t>
      </w:r>
    </w:p>
    <w:p w14:paraId="252D3BCA" w14:textId="77777777" w:rsidR="00306C19" w:rsidRDefault="00821CF6" w:rsidP="000A4EC3">
      <w:pPr>
        <w:pStyle w:val="Heading-3"/>
      </w:pPr>
      <w:r w:rsidRPr="00821CF6">
        <w:t xml:space="preserve">Compromised Fairness: </w:t>
      </w:r>
    </w:p>
    <w:p w14:paraId="27951EB0" w14:textId="3C2B699F" w:rsidR="00821CF6" w:rsidRPr="00821CF6" w:rsidRDefault="00821CF6" w:rsidP="000D3ED4">
      <w:pPr>
        <w:rPr>
          <w:lang w:val="en-US"/>
        </w:rPr>
      </w:pPr>
      <w:r w:rsidRPr="00821CF6">
        <w:rPr>
          <w:lang w:val="en-US"/>
        </w:rPr>
        <w:t>Exploiting loopholes disrupts the fairness that Upwork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 (Freelancermap, 2023). </w:t>
      </w:r>
    </w:p>
    <w:p w14:paraId="0C1DDFD8" w14:textId="77777777" w:rsidR="00306C19" w:rsidRDefault="00821CF6" w:rsidP="000A4EC3">
      <w:pPr>
        <w:pStyle w:val="Heading-3"/>
      </w:pPr>
      <w:r w:rsidRPr="00821CF6">
        <w:t xml:space="preserve">Financial Losses: </w:t>
      </w:r>
    </w:p>
    <w:p w14:paraId="57F588A5" w14:textId="0FDE359F" w:rsidR="00821CF6" w:rsidRPr="00821CF6" w:rsidRDefault="00821CF6" w:rsidP="000D3ED4">
      <w:pPr>
        <w:rPr>
          <w:lang w:val="en-US"/>
        </w:rPr>
      </w:pPr>
      <w:r w:rsidRPr="00821CF6">
        <w:rPr>
          <w:lang w:val="en-US"/>
        </w:rPr>
        <w:t>Off-platform transactions directly impact Upwork’s revenue by circumventing service fees. This not only reduces the platform’s income but also limits its ability to reinvest in improving services, security features, and user support. In the long term, such financial losses can hinder Upwork’s growth and development (Tech Report, 2023). </w:t>
      </w:r>
    </w:p>
    <w:p w14:paraId="70512597" w14:textId="77777777" w:rsidR="00306C19" w:rsidRDefault="00821CF6" w:rsidP="000A4EC3">
      <w:pPr>
        <w:pStyle w:val="Heading-3"/>
      </w:pPr>
      <w:r w:rsidRPr="00821CF6">
        <w:t xml:space="preserve">Increased Monitoring and Enforcement Costs: </w:t>
      </w:r>
    </w:p>
    <w:p w14:paraId="5B093FD9" w14:textId="7E381C73" w:rsidR="00821CF6" w:rsidRPr="00821CF6" w:rsidRDefault="00821CF6" w:rsidP="000D3ED4">
      <w:pPr>
        <w:rPr>
          <w:lang w:val="en-US"/>
        </w:rPr>
      </w:pPr>
      <w:r w:rsidRPr="00821CF6">
        <w:rPr>
          <w:lang w:val="en-US"/>
        </w:rPr>
        <w:t>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(Upwork, 2023). </w:t>
      </w:r>
    </w:p>
    <w:p w14:paraId="5D872FE5" w14:textId="77777777" w:rsidR="00306C19" w:rsidRDefault="00821CF6" w:rsidP="000A4EC3">
      <w:pPr>
        <w:pStyle w:val="Heading-3"/>
      </w:pPr>
      <w:r w:rsidRPr="00821CF6">
        <w:t xml:space="preserve">Negative User Experience: </w:t>
      </w:r>
    </w:p>
    <w:p w14:paraId="0A1B29EB" w14:textId="005BF901" w:rsidR="00821CF6" w:rsidRPr="00821CF6" w:rsidRDefault="00821CF6" w:rsidP="000D3ED4">
      <w:pPr>
        <w:rPr>
          <w:lang w:val="en-US"/>
        </w:rPr>
      </w:pPr>
      <w:r w:rsidRPr="00821CF6">
        <w:rPr>
          <w:lang w:val="en-US"/>
        </w:rPr>
        <w:t>Users affected by fraudulent activities or policy violations often have negative experiences, leading to dissatisfaction and potential attrition. Negative word-of-mouth and online reviews can further damage Upwork’s reputation, making it harder to attract and retain quality freelancers and clients (Website Planet, 2023). </w:t>
      </w:r>
    </w:p>
    <w:p w14:paraId="4F23DCE2" w14:textId="77777777" w:rsidR="00821CF6" w:rsidRPr="00821CF6" w:rsidRDefault="00821CF6" w:rsidP="000D3ED4">
      <w:pPr>
        <w:rPr>
          <w:lang w:val="en-US"/>
        </w:rPr>
      </w:pPr>
      <w:r w:rsidRPr="00821CF6">
        <w:rPr>
          <w:lang w:val="en-US"/>
        </w:rPr>
        <w:t>In summary, while Upwork’s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77E68C65" w:rsidR="006E1401" w:rsidRPr="006E1401" w:rsidRDefault="006E1401" w:rsidP="006336E1">
      <w:pPr>
        <w:pStyle w:val="Heading1"/>
      </w:pPr>
      <w:r w:rsidRPr="006E1401">
        <w:t>Upwork and Social Media Interconnections</w:t>
      </w:r>
    </w:p>
    <w:p w14:paraId="1AB53989" w14:textId="1217C7D2" w:rsidR="006E1401" w:rsidRPr="006E1401" w:rsidRDefault="006E1401" w:rsidP="000D3ED4">
      <w:pPr>
        <w:rPr>
          <w:lang w:val="en-US"/>
        </w:rPr>
      </w:pPr>
      <w:r w:rsidRPr="006E1401">
        <w:rPr>
          <w:lang w:val="en-US"/>
        </w:rPr>
        <w:t>Social media plays a pivotal role in Upwork’s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2FB3CDC6" w14:textId="51F932CC" w:rsidR="006E1401" w:rsidRPr="006E1401" w:rsidRDefault="006E1401" w:rsidP="004C5668">
      <w:pPr>
        <w:pStyle w:val="Heading2"/>
      </w:pPr>
      <w:r w:rsidRPr="00306C19">
        <w:t>Marketing and Brand Awareness</w:t>
      </w:r>
      <w:r w:rsidRPr="006E1401">
        <w:t> </w:t>
      </w:r>
    </w:p>
    <w:p w14:paraId="1C374B3E" w14:textId="77777777" w:rsidR="00A21C18" w:rsidRPr="00A21C18" w:rsidRDefault="00A21C18" w:rsidP="00A21C18">
      <w:pPr>
        <w:pStyle w:val="ListParagraph"/>
        <w:numPr>
          <w:ilvl w:val="0"/>
          <w:numId w:val="5"/>
        </w:numPr>
        <w:spacing w:after="120"/>
        <w:contextualSpacing w:val="0"/>
        <w:rPr>
          <w:b/>
          <w:bCs/>
          <w:vanish/>
        </w:rPr>
      </w:pPr>
    </w:p>
    <w:p w14:paraId="26A9221A" w14:textId="77777777" w:rsidR="00A21C18" w:rsidRPr="00A21C18" w:rsidRDefault="00A21C18" w:rsidP="00A21C18">
      <w:pPr>
        <w:pStyle w:val="ListParagraph"/>
        <w:numPr>
          <w:ilvl w:val="1"/>
          <w:numId w:val="5"/>
        </w:numPr>
        <w:spacing w:after="120"/>
        <w:contextualSpacing w:val="0"/>
        <w:rPr>
          <w:b/>
          <w:bCs/>
          <w:vanish/>
        </w:rPr>
      </w:pPr>
    </w:p>
    <w:p w14:paraId="775E0CA4" w14:textId="104E4B3D" w:rsidR="00306C19" w:rsidRDefault="006E1401" w:rsidP="000A4EC3">
      <w:pPr>
        <w:pStyle w:val="Heading-3"/>
      </w:pPr>
      <w:r w:rsidRPr="006E1401">
        <w:t xml:space="preserve">Social Media Platforms: </w:t>
      </w:r>
    </w:p>
    <w:p w14:paraId="6EF3BC55" w14:textId="168CB6B4" w:rsidR="006E1401" w:rsidRPr="006E1401" w:rsidRDefault="006E1401" w:rsidP="000D3ED4">
      <w:pPr>
        <w:rPr>
          <w:lang w:val="en-US"/>
        </w:rPr>
      </w:pPr>
      <w:r w:rsidRPr="006E1401">
        <w:rPr>
          <w:lang w:val="en-US"/>
        </w:rPr>
        <w:t>Upwork actively uses platforms like LinkedIn, Facebook, Twitter, Instagram, and YouTube to promote its services and build brand awareness. Each platform serves a specific purpose and audience, allowing Upwork to tailor its marketing strategies accordingly (Khris Digital, 2023). </w:t>
      </w:r>
    </w:p>
    <w:p w14:paraId="3BB686CE" w14:textId="77777777" w:rsidR="005846BE" w:rsidRDefault="006E1401" w:rsidP="000A4EC3">
      <w:pPr>
        <w:pStyle w:val="Heading-3"/>
      </w:pPr>
      <w:r w:rsidRPr="006E1401">
        <w:t xml:space="preserve">Targeted Advertising: </w:t>
      </w:r>
    </w:p>
    <w:p w14:paraId="143E4EDF" w14:textId="7BCBE6E5" w:rsidR="006E1401" w:rsidRPr="006E1401" w:rsidRDefault="006E1401" w:rsidP="000D3ED4">
      <w:pPr>
        <w:rPr>
          <w:lang w:val="en-US"/>
        </w:rPr>
      </w:pPr>
      <w:r w:rsidRPr="006E1401">
        <w:rPr>
          <w:lang w:val="en-US"/>
        </w:rPr>
        <w:t>Upwork employs targeted advertising campaigns on social media to reach potential freelancers and clients. By using demographic and interest-based targeting, Upwork ensures its ads are shown to users most likely to benefit from its services. This approach maximizes ad spend efficiency and drives higher engagement rates (Upwork, 2023). </w:t>
      </w:r>
    </w:p>
    <w:p w14:paraId="57F2CEF5" w14:textId="77777777" w:rsidR="005846BE" w:rsidRDefault="006E1401" w:rsidP="000A4EC3">
      <w:pPr>
        <w:pStyle w:val="Heading-3"/>
      </w:pPr>
      <w:r w:rsidRPr="006E1401">
        <w:t xml:space="preserve">Engaging Content: </w:t>
      </w:r>
    </w:p>
    <w:p w14:paraId="69C751BA" w14:textId="7C6301A0" w:rsidR="006E1401" w:rsidRPr="006E1401" w:rsidRDefault="006E1401" w:rsidP="000D3ED4">
      <w:pPr>
        <w:rPr>
          <w:lang w:val="en-US"/>
        </w:rPr>
      </w:pPr>
      <w:r w:rsidRPr="006E1401">
        <w:rPr>
          <w:lang w:val="en-US"/>
        </w:rPr>
        <w:t>Upwork creates and shares engaging content, including blog posts, success stories, tutorials, and industry insights. This content not only promotes Upwork’s services but also provides value to the audience, establishing Upwork as a thought leader in the freelancing industry (Wise, 2023). </w:t>
      </w:r>
    </w:p>
    <w:p w14:paraId="2AAE9908" w14:textId="68FD776D" w:rsidR="006E1401" w:rsidRPr="006E1401" w:rsidRDefault="006E1401" w:rsidP="004C5668">
      <w:pPr>
        <w:pStyle w:val="Heading2"/>
      </w:pPr>
      <w:r w:rsidRPr="00A15794">
        <w:t>Community Building and Engagement</w:t>
      </w:r>
      <w:r w:rsidRPr="006E1401">
        <w:t> </w:t>
      </w:r>
    </w:p>
    <w:p w14:paraId="59A8543B" w14:textId="77777777" w:rsidR="00A21C18" w:rsidRPr="00A21C18" w:rsidRDefault="00A21C18" w:rsidP="00A21C18">
      <w:pPr>
        <w:pStyle w:val="ListParagraph"/>
        <w:numPr>
          <w:ilvl w:val="1"/>
          <w:numId w:val="5"/>
        </w:numPr>
        <w:spacing w:after="120"/>
        <w:contextualSpacing w:val="0"/>
        <w:rPr>
          <w:b/>
          <w:bCs/>
          <w:vanish/>
        </w:rPr>
      </w:pPr>
    </w:p>
    <w:p w14:paraId="1E868ECF" w14:textId="7F898460" w:rsidR="00A15794" w:rsidRDefault="006E1401" w:rsidP="000A4EC3">
      <w:pPr>
        <w:pStyle w:val="Heading-3"/>
      </w:pPr>
      <w:r w:rsidRPr="006E1401">
        <w:t xml:space="preserve">Freelancer and Client Communities: </w:t>
      </w:r>
    </w:p>
    <w:p w14:paraId="10DE4A33" w14:textId="76CC2DDC" w:rsidR="006E1401" w:rsidRPr="006E1401" w:rsidRDefault="006E1401" w:rsidP="000D3ED4">
      <w:pPr>
        <w:rPr>
          <w:lang w:val="en-US"/>
        </w:rPr>
      </w:pPr>
      <w:r w:rsidRPr="006E1401">
        <w:rPr>
          <w:lang w:val="en-US"/>
        </w:rPr>
        <w:t>Upwork uses social media to build and nurture communities of freelancers and clients. Platforms like Facebook and LinkedIn groups allow users to connect, share experiences, seek advice, and provide support. These communities foster a sense of belonging and loyalty among users (Freelancermap, 2023). </w:t>
      </w:r>
    </w:p>
    <w:p w14:paraId="621D6164" w14:textId="77777777" w:rsidR="00A15794" w:rsidRDefault="006E1401" w:rsidP="000A4EC3">
      <w:pPr>
        <w:pStyle w:val="Heading-3"/>
      </w:pPr>
      <w:r w:rsidRPr="006E1401">
        <w:t xml:space="preserve">Interactive Engagement: </w:t>
      </w:r>
    </w:p>
    <w:p w14:paraId="0751EE0C" w14:textId="782391D3" w:rsidR="006E1401" w:rsidRPr="006E1401" w:rsidRDefault="006E1401" w:rsidP="000D3ED4">
      <w:pPr>
        <w:rPr>
          <w:lang w:val="en-US"/>
        </w:rPr>
      </w:pPr>
      <w:r w:rsidRPr="006E1401">
        <w:rPr>
          <w:lang w:val="en-US"/>
        </w:rPr>
        <w:t>Upwork engages with its community through interactive content such as polls, Q&amp;A sessions, live webinars, and AMAs (Ask Me Anything). These interactions help Upwork understand user needs and preferences while providing a platform for direct communication with the company (Tech Report, 2023). </w:t>
      </w:r>
    </w:p>
    <w:p w14:paraId="5B0DED8E" w14:textId="77777777" w:rsidR="00A15794" w:rsidRDefault="006E1401" w:rsidP="000A4EC3">
      <w:pPr>
        <w:pStyle w:val="Heading-3"/>
      </w:pPr>
      <w:r w:rsidRPr="006E1401">
        <w:t xml:space="preserve">User-Generated Content: </w:t>
      </w:r>
    </w:p>
    <w:p w14:paraId="66296F55" w14:textId="17EA2345" w:rsidR="006E1401" w:rsidRPr="006E1401" w:rsidRDefault="006E1401" w:rsidP="000D3ED4">
      <w:pPr>
        <w:rPr>
          <w:lang w:val="en-US"/>
        </w:rPr>
      </w:pPr>
      <w:r w:rsidRPr="006E1401">
        <w:rPr>
          <w:lang w:val="en-US"/>
        </w:rPr>
        <w:t xml:space="preserve">Encouraging freelancers and clients to share their experiences and success stories on social media helps build a vibrant and authentic community. User-generated content acts as social proof, </w:t>
      </w:r>
      <w:r w:rsidR="005A7B4D" w:rsidRPr="006E1401">
        <w:rPr>
          <w:lang w:val="en-US"/>
        </w:rPr>
        <w:t>highlighting</w:t>
      </w:r>
      <w:r w:rsidRPr="006E1401">
        <w:rPr>
          <w:lang w:val="en-US"/>
        </w:rPr>
        <w:t xml:space="preserve"> real-life benefits of using Upwork and inspiring others to join the platform (Website Planet, 2023). </w:t>
      </w:r>
    </w:p>
    <w:p w14:paraId="60F629B3" w14:textId="527B6D5E" w:rsidR="006E1401" w:rsidRPr="006E1401" w:rsidRDefault="006E1401" w:rsidP="004C5668">
      <w:pPr>
        <w:pStyle w:val="Heading2"/>
      </w:pPr>
      <w:r w:rsidRPr="00A15794">
        <w:t>Reputation Management</w:t>
      </w:r>
      <w:r w:rsidRPr="006E1401">
        <w:t> </w:t>
      </w:r>
    </w:p>
    <w:p w14:paraId="687756BE" w14:textId="77777777" w:rsidR="00A21C18" w:rsidRPr="00A21C18" w:rsidRDefault="00A21C18" w:rsidP="00A21C18">
      <w:pPr>
        <w:pStyle w:val="ListParagraph"/>
        <w:numPr>
          <w:ilvl w:val="1"/>
          <w:numId w:val="5"/>
        </w:numPr>
        <w:spacing w:after="120"/>
        <w:contextualSpacing w:val="0"/>
        <w:rPr>
          <w:b/>
          <w:bCs/>
          <w:vanish/>
        </w:rPr>
      </w:pPr>
    </w:p>
    <w:p w14:paraId="2C9CF821" w14:textId="4107EF62" w:rsidR="00A15794" w:rsidRDefault="006E1401" w:rsidP="000A4EC3">
      <w:pPr>
        <w:pStyle w:val="Heading-3"/>
      </w:pPr>
      <w:r w:rsidRPr="006E1401">
        <w:t xml:space="preserve">Monitoring and Response: </w:t>
      </w:r>
    </w:p>
    <w:p w14:paraId="53E69E13" w14:textId="21BBC842" w:rsidR="006E1401" w:rsidRPr="006E1401" w:rsidRDefault="006E1401" w:rsidP="000D3ED4">
      <w:pPr>
        <w:rPr>
          <w:lang w:val="en-US"/>
        </w:rPr>
      </w:pPr>
      <w:r w:rsidRPr="006E1401">
        <w:rPr>
          <w:lang w:val="en-US"/>
        </w:rPr>
        <w:t xml:space="preserve">Upwork monitors social media channels for mentions and feedback, allowing it to respond promptly to user inquiries, complaints, and compliments. This </w:t>
      </w:r>
      <w:r w:rsidR="00325430" w:rsidRPr="006E1401">
        <w:rPr>
          <w:lang w:val="en-US"/>
        </w:rPr>
        <w:t>initiative-taking</w:t>
      </w:r>
      <w:r w:rsidRPr="006E1401">
        <w:rPr>
          <w:lang w:val="en-US"/>
        </w:rPr>
        <w:t xml:space="preserve"> approach helps address issues before they escalate and demonstrates Upwork’s commitment to customer satisfaction (EarthWeb, 2023). </w:t>
      </w:r>
    </w:p>
    <w:p w14:paraId="40B2DB7A" w14:textId="77777777" w:rsidR="00A15794" w:rsidRDefault="006E1401" w:rsidP="000A4EC3">
      <w:pPr>
        <w:pStyle w:val="Heading-3"/>
      </w:pPr>
      <w:r w:rsidRPr="006E1401">
        <w:t xml:space="preserve">Crisis Management: </w:t>
      </w:r>
    </w:p>
    <w:p w14:paraId="494BBF55" w14:textId="2C7F6653" w:rsidR="006E1401" w:rsidRPr="006E1401" w:rsidRDefault="006E1401" w:rsidP="000D3ED4">
      <w:pPr>
        <w:rPr>
          <w:lang w:val="en-US"/>
        </w:rPr>
      </w:pPr>
      <w:r w:rsidRPr="006E1401">
        <w:rPr>
          <w:lang w:val="en-US"/>
        </w:rPr>
        <w:t>In the event of a PR crisis, such as negative reviews or controversies, Upwork employs crisis management strategies to mitigate the impact. This includes issuing official statements, addressing concerns transparently, and taking corrective actions to restore trust and credibility (Wise, 2023). </w:t>
      </w:r>
    </w:p>
    <w:p w14:paraId="49DB9BFC" w14:textId="77777777" w:rsidR="00A15794" w:rsidRDefault="006E1401" w:rsidP="000A4EC3">
      <w:pPr>
        <w:pStyle w:val="Heading-3"/>
      </w:pPr>
      <w:r w:rsidRPr="006E1401">
        <w:t xml:space="preserve">Positive Testimonials: </w:t>
      </w:r>
    </w:p>
    <w:p w14:paraId="3A534C95" w14:textId="61B5F916" w:rsidR="006E1401" w:rsidRPr="006E1401" w:rsidRDefault="006E1401" w:rsidP="000D3ED4">
      <w:pPr>
        <w:rPr>
          <w:lang w:val="en-US"/>
        </w:rPr>
      </w:pPr>
      <w:r w:rsidRPr="006E1401">
        <w:rPr>
          <w:lang w:val="en-US"/>
        </w:rPr>
        <w:t>Upwork amplifies positive testimonials and success stories shared by users on social media. Highlighting these stories helps build a positive image and reinforces the platform’s value proposition (Freelancermap, 2023). </w:t>
      </w:r>
    </w:p>
    <w:p w14:paraId="2F99F037" w14:textId="544C1226" w:rsidR="006E1401" w:rsidRPr="006E1401" w:rsidRDefault="006E1401" w:rsidP="004C5668">
      <w:pPr>
        <w:pStyle w:val="Heading2"/>
      </w:pPr>
      <w:r w:rsidRPr="00A15794">
        <w:t>Influencer Partnerships</w:t>
      </w:r>
      <w:r w:rsidRPr="006E1401">
        <w:t> </w:t>
      </w:r>
    </w:p>
    <w:p w14:paraId="1E5B3BEF" w14:textId="77777777" w:rsidR="00A21C18" w:rsidRPr="00A21C18" w:rsidRDefault="00A21C18" w:rsidP="00A21C18">
      <w:pPr>
        <w:pStyle w:val="ListParagraph"/>
        <w:numPr>
          <w:ilvl w:val="1"/>
          <w:numId w:val="5"/>
        </w:numPr>
        <w:spacing w:after="120"/>
        <w:contextualSpacing w:val="0"/>
        <w:rPr>
          <w:b/>
          <w:bCs/>
          <w:vanish/>
        </w:rPr>
      </w:pPr>
    </w:p>
    <w:p w14:paraId="79F81C0E" w14:textId="4A4D9BB5" w:rsidR="00A15794" w:rsidRDefault="006E1401" w:rsidP="000A4EC3">
      <w:pPr>
        <w:pStyle w:val="Heading-3"/>
      </w:pPr>
      <w:r w:rsidRPr="006E1401">
        <w:t xml:space="preserve">Collaborations with Influencers: </w:t>
      </w:r>
    </w:p>
    <w:p w14:paraId="24EC0766" w14:textId="5057C4C2" w:rsidR="006E1401" w:rsidRPr="006E1401" w:rsidRDefault="006E1401" w:rsidP="000D3ED4">
      <w:pPr>
        <w:rPr>
          <w:lang w:val="en-US"/>
        </w:rPr>
      </w:pPr>
      <w:r w:rsidRPr="006E1401">
        <w:rPr>
          <w:lang w:val="en-US"/>
        </w:rPr>
        <w:t>Upwork collaborates with influencers in the freelancing, entrepreneurial, and business communities to enhance its visibility and credibility. Influencers share their experiences with Upwork, provide endorsements, and create content that resonates with their followers (Khris Digital, 2023). </w:t>
      </w:r>
    </w:p>
    <w:p w14:paraId="517C7821" w14:textId="77777777" w:rsidR="00A15794" w:rsidRDefault="006E1401" w:rsidP="000A4EC3">
      <w:pPr>
        <w:pStyle w:val="Heading-3"/>
      </w:pPr>
      <w:r w:rsidRPr="006E1401">
        <w:t xml:space="preserve">Impact on Visibility and Credibility: </w:t>
      </w:r>
    </w:p>
    <w:p w14:paraId="184383A0" w14:textId="6BA86710" w:rsidR="006E1401" w:rsidRPr="006E1401" w:rsidRDefault="006E1401" w:rsidP="000D3ED4">
      <w:pPr>
        <w:rPr>
          <w:lang w:val="en-US"/>
        </w:rPr>
      </w:pPr>
      <w:r w:rsidRPr="006E1401">
        <w:rPr>
          <w:lang w:val="en-US"/>
        </w:rPr>
        <w:t xml:space="preserve">Influencer partnerships expand Upwork’s reach to new audiences and lend credibility to its brand. Influencers’ authentic and trusted voices help attract </w:t>
      </w:r>
      <w:r w:rsidR="00AB042C" w:rsidRPr="006E1401">
        <w:rPr>
          <w:lang w:val="en-US"/>
        </w:rPr>
        <w:t>inexperienced users</w:t>
      </w:r>
      <w:r w:rsidRPr="006E1401">
        <w:rPr>
          <w:lang w:val="en-US"/>
        </w:rPr>
        <w:t xml:space="preserve"> and build trust in the platform’s services (EarthWeb, 2023). </w:t>
      </w:r>
    </w:p>
    <w:p w14:paraId="0D5BBCE9" w14:textId="4748CB92" w:rsidR="006E1401" w:rsidRPr="006E1401" w:rsidRDefault="006E1401" w:rsidP="004C5668">
      <w:pPr>
        <w:pStyle w:val="Heading2"/>
      </w:pPr>
      <w:r w:rsidRPr="00A15794">
        <w:t>Content Distribution and SEO</w:t>
      </w:r>
      <w:r w:rsidRPr="006E1401">
        <w:t> </w:t>
      </w:r>
    </w:p>
    <w:p w14:paraId="605C9557" w14:textId="77777777" w:rsidR="00A21C18" w:rsidRPr="00A21C18" w:rsidRDefault="00A21C18" w:rsidP="00A21C18">
      <w:pPr>
        <w:pStyle w:val="ListParagraph"/>
        <w:numPr>
          <w:ilvl w:val="1"/>
          <w:numId w:val="5"/>
        </w:numPr>
        <w:spacing w:after="120"/>
        <w:contextualSpacing w:val="0"/>
        <w:rPr>
          <w:b/>
          <w:bCs/>
          <w:vanish/>
        </w:rPr>
      </w:pPr>
    </w:p>
    <w:p w14:paraId="4BB32449" w14:textId="4125C0A7" w:rsidR="00A15794" w:rsidRDefault="006E1401" w:rsidP="000A4EC3">
      <w:pPr>
        <w:pStyle w:val="Heading-3"/>
      </w:pPr>
      <w:r w:rsidRPr="006E1401">
        <w:t xml:space="preserve">Social Media Channels: </w:t>
      </w:r>
    </w:p>
    <w:p w14:paraId="08736FA0" w14:textId="5E41BD25" w:rsidR="006E1401" w:rsidRPr="006E1401" w:rsidRDefault="006E1401" w:rsidP="000D3ED4">
      <w:pPr>
        <w:rPr>
          <w:lang w:val="en-US"/>
        </w:rPr>
      </w:pPr>
      <w:r w:rsidRPr="006E1401">
        <w:rPr>
          <w:lang w:val="en-US"/>
        </w:rPr>
        <w:t>Upwork uses its social media channels to distribute a wide range of content, including blog posts, webinars, tutorials, and industry news. This distribution strategy ensures that valuable content reaches a broad audience, driving traffic to Upwork’s website and blog (Upwork, 2023). </w:t>
      </w:r>
    </w:p>
    <w:p w14:paraId="3CF58345" w14:textId="77777777" w:rsidR="004D15A3" w:rsidRDefault="006E1401" w:rsidP="000A4EC3">
      <w:pPr>
        <w:pStyle w:val="Heading-3"/>
      </w:pPr>
      <w:r w:rsidRPr="006E1401">
        <w:t xml:space="preserve">SEO Benefits: </w:t>
      </w:r>
    </w:p>
    <w:p w14:paraId="172F94CF" w14:textId="51570150" w:rsidR="006E1401" w:rsidRPr="006E1401" w:rsidRDefault="006E1401" w:rsidP="000D3ED4">
      <w:pPr>
        <w:rPr>
          <w:lang w:val="en-US"/>
        </w:rPr>
      </w:pPr>
      <w:r w:rsidRPr="006E1401">
        <w:rPr>
          <w:lang w:val="en-US"/>
        </w:rPr>
        <w:t>Sharing content on social media boosts Upwork’s SEO by generating backlinks and increasing content visibility. Social signals, such as likes, shares, and comments, also contribute to higher search engine rankings, making it easier for potential users to discover Upwork through organic search (Wise, 2023). </w:t>
      </w:r>
    </w:p>
    <w:p w14:paraId="7D8CB97D" w14:textId="77777777" w:rsidR="004D15A3" w:rsidRDefault="006E1401" w:rsidP="000A4EC3">
      <w:pPr>
        <w:pStyle w:val="Heading-3"/>
      </w:pPr>
      <w:r w:rsidRPr="006E1401">
        <w:t xml:space="preserve">Content Calendar: </w:t>
      </w:r>
    </w:p>
    <w:p w14:paraId="381A48F8" w14:textId="19971B1D" w:rsidR="006E1401" w:rsidRPr="006E1401" w:rsidRDefault="006E1401" w:rsidP="000D3ED4">
      <w:pPr>
        <w:rPr>
          <w:lang w:val="en-US"/>
        </w:rPr>
      </w:pPr>
      <w:r w:rsidRPr="006E1401">
        <w:rPr>
          <w:lang w:val="en-US"/>
        </w:rPr>
        <w:t>Upwork maintains a content calendar to ensure consistent and timely distribution of content across all social media platforms. This organized approach helps keep the audience engaged and informed about Upwork’s offerings and updates (Website Planet, 2023). </w:t>
      </w:r>
    </w:p>
    <w:p w14:paraId="12DD956A" w14:textId="34599B63" w:rsidR="006E1401" w:rsidRPr="006E1401" w:rsidRDefault="006E1401" w:rsidP="004C5668">
      <w:pPr>
        <w:pStyle w:val="Heading2"/>
      </w:pPr>
      <w:r w:rsidRPr="0070530D">
        <w:t>Data Analytics and Insights</w:t>
      </w:r>
      <w:r w:rsidRPr="006E1401">
        <w:t> </w:t>
      </w:r>
    </w:p>
    <w:p w14:paraId="5DDFAD1C" w14:textId="77777777" w:rsidR="00085B6E" w:rsidRPr="00085B6E" w:rsidRDefault="00085B6E" w:rsidP="00085B6E">
      <w:pPr>
        <w:pStyle w:val="ListParagraph"/>
        <w:numPr>
          <w:ilvl w:val="1"/>
          <w:numId w:val="5"/>
        </w:numPr>
        <w:spacing w:after="120"/>
        <w:contextualSpacing w:val="0"/>
        <w:rPr>
          <w:b/>
          <w:bCs/>
          <w:vanish/>
        </w:rPr>
      </w:pPr>
    </w:p>
    <w:p w14:paraId="7757127F" w14:textId="2836EAEF" w:rsidR="0070530D" w:rsidRDefault="006E1401" w:rsidP="000A4EC3">
      <w:pPr>
        <w:pStyle w:val="Heading-3"/>
      </w:pPr>
      <w:r w:rsidRPr="006E1401">
        <w:t xml:space="preserve">Social Media Analytics Tools: </w:t>
      </w:r>
    </w:p>
    <w:p w14:paraId="47BB900B" w14:textId="434136F7" w:rsidR="006E1401" w:rsidRPr="006E1401" w:rsidRDefault="006E1401" w:rsidP="000D3ED4">
      <w:pPr>
        <w:rPr>
          <w:lang w:val="en-US"/>
        </w:rPr>
      </w:pPr>
      <w:r w:rsidRPr="006E1401">
        <w:rPr>
          <w:lang w:val="en-US"/>
        </w:rPr>
        <w:t>Upwork leverages various social media analytics tools to track performance metrics such as engagement rates, reach, impressions, and follower growth. These tools provide valuable insights into which content resonates with the audience and which strategies are most effective (Tech Report, 2023). </w:t>
      </w:r>
    </w:p>
    <w:p w14:paraId="1E02FA07" w14:textId="77777777" w:rsidR="0070530D" w:rsidRDefault="006E1401" w:rsidP="000A4EC3">
      <w:pPr>
        <w:pStyle w:val="Heading-3"/>
      </w:pPr>
      <w:r w:rsidRPr="006E1401">
        <w:t xml:space="preserve">User Behavior Analysis: </w:t>
      </w:r>
    </w:p>
    <w:p w14:paraId="508BE5AC" w14:textId="7E91C7C7" w:rsidR="006E1401" w:rsidRPr="006E1401" w:rsidRDefault="006E1401" w:rsidP="000D3ED4">
      <w:pPr>
        <w:rPr>
          <w:lang w:val="en-US"/>
        </w:rPr>
      </w:pPr>
      <w:r w:rsidRPr="006E1401">
        <w:rPr>
          <w:lang w:val="en-US"/>
        </w:rPr>
        <w:t>By analyzing user behavior on social media, Upwork can identify trends, preferences, and pain points. This information helps refine marketing strategies, improve user engagement, and develop new features that meet user needs (Freelancermap, 2023). </w:t>
      </w:r>
    </w:p>
    <w:p w14:paraId="4C8B3648" w14:textId="77777777" w:rsidR="0070530D" w:rsidRDefault="006E1401" w:rsidP="000A4EC3">
      <w:pPr>
        <w:pStyle w:val="Heading-3"/>
      </w:pPr>
      <w:r w:rsidRPr="006E1401">
        <w:t xml:space="preserve">Strategic Decision-Making: </w:t>
      </w:r>
    </w:p>
    <w:p w14:paraId="21F6EACD" w14:textId="39AA1242" w:rsidR="006E1401" w:rsidRPr="006E1401" w:rsidRDefault="006E1401" w:rsidP="000D3ED4">
      <w:pPr>
        <w:rPr>
          <w:lang w:val="en-US"/>
        </w:rPr>
      </w:pPr>
      <w:r w:rsidRPr="006E1401">
        <w:rPr>
          <w:lang w:val="en-US"/>
        </w:rPr>
        <w:t>Data gathered from social media analytics informs Upwork’s strategic decisions, from content creation and advertising to product development and customer support. Leveraging these insights ensures that Upwork remains responsive to market demands and continues to evolve its services (Upwork, 2023).</w:t>
      </w:r>
    </w:p>
    <w:p w14:paraId="0860F870" w14:textId="3EC61463" w:rsidR="006E1401" w:rsidRPr="006E1401" w:rsidRDefault="006E1401" w:rsidP="000D3ED4">
      <w:pPr>
        <w:rPr>
          <w:lang w:val="en-US"/>
        </w:rPr>
      </w:pPr>
      <w:r w:rsidRPr="006E1401">
        <w:rPr>
          <w:lang w:val="en-US"/>
        </w:rPr>
        <w:t>In summary, Upwork’s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platform’s continued evolution. </w:t>
      </w:r>
    </w:p>
    <w:p w14:paraId="0051A0CF" w14:textId="0B54770F" w:rsidR="00467446" w:rsidRPr="00467446" w:rsidRDefault="00467446" w:rsidP="006336E1">
      <w:pPr>
        <w:pStyle w:val="Heading1"/>
      </w:pPr>
      <w:r w:rsidRPr="00467446">
        <w:t>User Relationships and Market Perception</w:t>
      </w:r>
    </w:p>
    <w:p w14:paraId="579858A9" w14:textId="7D2AFFF6" w:rsidR="00467446" w:rsidRPr="00467446" w:rsidRDefault="00467446" w:rsidP="000D3ED4">
      <w:pPr>
        <w:rPr>
          <w:lang w:val="en-US"/>
        </w:rPr>
      </w:pPr>
      <w:r w:rsidRPr="00467446">
        <w:rPr>
          <w:lang w:val="en-US"/>
        </w:rPr>
        <w:t>Understanding user relationships and market perception is crucial for Upwork’s strategic growth and long-term success. This section analyzes user retention and attrition trends, explores external market perceptions from stakeholders and industry experts, and compares Upwork’s relationships and perceptions with those of its competitors. </w:t>
      </w:r>
    </w:p>
    <w:p w14:paraId="0A8E40F6" w14:textId="6A753E80" w:rsidR="00467446" w:rsidRPr="00467446" w:rsidRDefault="00467446" w:rsidP="004C5668">
      <w:pPr>
        <w:pStyle w:val="Heading2"/>
      </w:pPr>
      <w:r w:rsidRPr="00467446">
        <w:t>Retention and Attrition Rates</w:t>
      </w:r>
    </w:p>
    <w:p w14:paraId="66762087" w14:textId="4C656EC5" w:rsidR="00467446" w:rsidRPr="00467446" w:rsidRDefault="00467446" w:rsidP="000D3ED4">
      <w:pPr>
        <w:rPr>
          <w:lang w:val="en-US"/>
        </w:rPr>
      </w:pPr>
      <w:r w:rsidRPr="00467446">
        <w:rPr>
          <w:lang w:val="en-US"/>
        </w:rPr>
        <w:t>User retention and attrition rates provide insights into how well Upwork maintains its user base over time and the challenges it faces in keeping users engaged. </w:t>
      </w:r>
    </w:p>
    <w:p w14:paraId="2381A331" w14:textId="77777777" w:rsidR="004C5668" w:rsidRPr="004C5668" w:rsidRDefault="004C5668" w:rsidP="004C5668">
      <w:pPr>
        <w:pStyle w:val="ListParagraph"/>
        <w:numPr>
          <w:ilvl w:val="0"/>
          <w:numId w:val="5"/>
        </w:numPr>
        <w:spacing w:after="120"/>
        <w:contextualSpacing w:val="0"/>
        <w:rPr>
          <w:b/>
          <w:bCs/>
          <w:vanish/>
        </w:rPr>
      </w:pPr>
    </w:p>
    <w:p w14:paraId="21773772" w14:textId="77777777" w:rsidR="004C5668" w:rsidRPr="004C5668" w:rsidRDefault="004C5668" w:rsidP="004C5668">
      <w:pPr>
        <w:pStyle w:val="ListParagraph"/>
        <w:numPr>
          <w:ilvl w:val="1"/>
          <w:numId w:val="5"/>
        </w:numPr>
        <w:spacing w:after="120"/>
        <w:contextualSpacing w:val="0"/>
        <w:rPr>
          <w:b/>
          <w:bCs/>
          <w:vanish/>
        </w:rPr>
      </w:pPr>
    </w:p>
    <w:p w14:paraId="36B02335" w14:textId="3F5E5888" w:rsidR="00CC6656" w:rsidRPr="0008718A" w:rsidRDefault="00467446" w:rsidP="000A4EC3">
      <w:pPr>
        <w:pStyle w:val="Heading-3"/>
      </w:pPr>
      <w:r w:rsidRPr="0008718A">
        <w:t xml:space="preserve">Retention Rates: </w:t>
      </w:r>
    </w:p>
    <w:p w14:paraId="69531F35" w14:textId="44146838" w:rsidR="00467446" w:rsidRPr="00467446" w:rsidRDefault="00467446" w:rsidP="000D3ED4">
      <w:pPr>
        <w:rPr>
          <w:lang w:val="en-US"/>
        </w:rPr>
      </w:pPr>
      <w:r w:rsidRPr="00467446">
        <w:rPr>
          <w:lang w:val="en-US"/>
        </w:rPr>
        <w:t xml:space="preserve">Upwork’s retention rates are influenced by several factors, including user satisfaction, project availability, and </w:t>
      </w:r>
      <w:r w:rsidR="00CC6656" w:rsidRPr="00467446">
        <w:rPr>
          <w:lang w:val="en-US"/>
        </w:rPr>
        <w:t>overall</w:t>
      </w:r>
      <w:r w:rsidRPr="00467446">
        <w:rPr>
          <w:lang w:val="en-US"/>
        </w:rPr>
        <w:t xml:space="preserve"> experience on the platform. Upwork has implemented various strategies to improve retention, such as offering membership plans with added benefits, enhancing the user interface, and providing robust support services. These efforts have resulted in </w:t>
      </w:r>
      <w:r w:rsidR="0002549C" w:rsidRPr="00467446">
        <w:rPr>
          <w:lang w:val="en-US"/>
        </w:rPr>
        <w:t>high</w:t>
      </w:r>
      <w:r w:rsidRPr="00467446">
        <w:rPr>
          <w:lang w:val="en-US"/>
        </w:rPr>
        <w:t xml:space="preserve"> retention rates, particularly among experienced freelancers and recurring clients who find value in the platform’s comprehensive services (Website Planet, 2023). </w:t>
      </w:r>
    </w:p>
    <w:p w14:paraId="37BAD747" w14:textId="77777777" w:rsidR="00CC6656" w:rsidRDefault="00467446" w:rsidP="000A4EC3">
      <w:pPr>
        <w:pStyle w:val="Heading-3"/>
      </w:pPr>
      <w:r w:rsidRPr="00467446">
        <w:t xml:space="preserve">Attrition Rates: </w:t>
      </w:r>
    </w:p>
    <w:p w14:paraId="3E1F2441" w14:textId="03784E70" w:rsidR="00467446" w:rsidRPr="00467446" w:rsidRDefault="00467446" w:rsidP="000D3ED4">
      <w:pPr>
        <w:rPr>
          <w:lang w:val="en-US"/>
        </w:rPr>
      </w:pPr>
      <w:r w:rsidRPr="00467446">
        <w:rPr>
          <w:lang w:val="en-US"/>
        </w:rPr>
        <w:t xml:space="preserve">Despite strong retention efforts, Upwork also experiences attrition, particularly among </w:t>
      </w:r>
      <w:r w:rsidR="00AB042C" w:rsidRPr="00467446">
        <w:rPr>
          <w:lang w:val="en-US"/>
        </w:rPr>
        <w:t>inexperienced users</w:t>
      </w:r>
      <w:r w:rsidRPr="00467446">
        <w:rPr>
          <w:lang w:val="en-US"/>
        </w:rPr>
        <w:t xml:space="preserve"> who may find it challenging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(Wise, 2023). </w:t>
      </w:r>
    </w:p>
    <w:p w14:paraId="2450B601" w14:textId="77777777" w:rsidR="00CC6656" w:rsidRDefault="00467446" w:rsidP="000A4EC3">
      <w:pPr>
        <w:pStyle w:val="Heading-3"/>
      </w:pPr>
      <w:r w:rsidRPr="00467446">
        <w:t xml:space="preserve">Strategies for Improvement: </w:t>
      </w:r>
    </w:p>
    <w:p w14:paraId="6CFAF05A" w14:textId="29206A05" w:rsidR="00467446" w:rsidRPr="00467446" w:rsidRDefault="00467446" w:rsidP="000D3ED4">
      <w:pPr>
        <w:rPr>
          <w:lang w:val="en-US"/>
        </w:rPr>
      </w:pPr>
      <w:r w:rsidRPr="00467446">
        <w:rPr>
          <w:lang w:val="en-US"/>
        </w:rPr>
        <w:t>Upwork’s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(Tech Report, 2023). </w:t>
      </w:r>
    </w:p>
    <w:p w14:paraId="71E3AADF" w14:textId="77777777" w:rsidR="00467446" w:rsidRPr="00467446" w:rsidRDefault="00467446" w:rsidP="000A4EC3">
      <w:pPr>
        <w:pStyle w:val="Heading-3"/>
      </w:pPr>
      <w:r w:rsidRPr="00467446">
        <w:t>External Market Perceptions</w:t>
      </w:r>
    </w:p>
    <w:p w14:paraId="3469F07D" w14:textId="02503D5A" w:rsidR="00467446" w:rsidRPr="00467446" w:rsidRDefault="00467446" w:rsidP="000D3ED4">
      <w:pPr>
        <w:rPr>
          <w:lang w:val="en-US"/>
        </w:rPr>
      </w:pPr>
      <w:r w:rsidRPr="00467446">
        <w:rPr>
          <w:lang w:val="en-US"/>
        </w:rPr>
        <w:t>External market perceptions play a significant role in Upwork’s reputation and attractiveness to potential users. These perceptions are shaped by feedback from stakeholders, industry experts, and media coverage. </w:t>
      </w:r>
    </w:p>
    <w:p w14:paraId="65167D4F" w14:textId="07A8E6D9" w:rsidR="00CC6656" w:rsidRDefault="004C5668" w:rsidP="000A4EC3">
      <w:pPr>
        <w:pStyle w:val="Heading-3"/>
      </w:pPr>
      <w:r>
        <w:t xml:space="preserve"> </w:t>
      </w:r>
      <w:r w:rsidR="00467446" w:rsidRPr="00467446">
        <w:t xml:space="preserve">Stakeholder Feedback: </w:t>
      </w:r>
    </w:p>
    <w:p w14:paraId="10D4B367" w14:textId="37203B7D" w:rsidR="00467446" w:rsidRPr="00467446" w:rsidRDefault="00467446" w:rsidP="000D3ED4">
      <w:pPr>
        <w:rPr>
          <w:lang w:val="en-US"/>
        </w:rPr>
      </w:pPr>
      <w:r w:rsidRPr="00467446">
        <w:rPr>
          <w:lang w:val="en-US"/>
        </w:rPr>
        <w:t xml:space="preserve">Feedback from stakeholders, including investors, partners, and users, </w:t>
      </w:r>
      <w:r w:rsidR="0002549C" w:rsidRPr="00467446">
        <w:rPr>
          <w:lang w:val="en-US"/>
        </w:rPr>
        <w:t>highlights</w:t>
      </w:r>
      <w:r w:rsidRPr="00467446">
        <w:rPr>
          <w:lang w:val="en-US"/>
        </w:rPr>
        <w:t xml:space="preserve"> Upwork’s strengths in providing a diverse talent pool, secure payment systems, and efficient project management tools. However, stakeholders also point out areas for improvement, such as fee structures and customer support responsiveness (Freelancermap, 2023). </w:t>
      </w:r>
    </w:p>
    <w:p w14:paraId="57FFE83D" w14:textId="77777777" w:rsidR="00CC6656" w:rsidRDefault="00467446" w:rsidP="000A4EC3">
      <w:pPr>
        <w:pStyle w:val="Heading-3"/>
      </w:pPr>
      <w:r w:rsidRPr="00467446">
        <w:t xml:space="preserve">Industry Expert Analysis: </w:t>
      </w:r>
    </w:p>
    <w:p w14:paraId="6E785DE7" w14:textId="608026D2" w:rsidR="00467446" w:rsidRPr="00467446" w:rsidRDefault="00467446" w:rsidP="000D3ED4">
      <w:pPr>
        <w:rPr>
          <w:lang w:val="en-US"/>
        </w:rPr>
      </w:pPr>
      <w:r w:rsidRPr="00467446">
        <w:rPr>
          <w:lang w:val="en-US"/>
        </w:rPr>
        <w:t>Industry experts often commend Upwork for its innovative approach to freelancing and its ability to adapt to market trends. Reports and reviews from experts emphasize Upwork’s role in the gig economy and its potential for growth. However, they also caution about the competitive landscape and the need for continuous innovation to stay ahead (Khris Digital, 2023). </w:t>
      </w:r>
    </w:p>
    <w:p w14:paraId="4DF14AE3" w14:textId="75ACC302" w:rsidR="00CC6656" w:rsidRPr="00356F45" w:rsidRDefault="004C5668" w:rsidP="000A4EC3">
      <w:pPr>
        <w:pStyle w:val="Heading-3"/>
      </w:pPr>
      <w:r>
        <w:t xml:space="preserve"> </w:t>
      </w:r>
      <w:r w:rsidR="00467446" w:rsidRPr="00356F45">
        <w:t xml:space="preserve">Media </w:t>
      </w:r>
      <w:r w:rsidR="00467446" w:rsidRPr="008D44E5">
        <w:t>Coverage</w:t>
      </w:r>
      <w:r w:rsidR="00467446" w:rsidRPr="00356F45">
        <w:t xml:space="preserve">: </w:t>
      </w:r>
    </w:p>
    <w:p w14:paraId="075B14D7" w14:textId="234FA043" w:rsidR="00467446" w:rsidRPr="00467446" w:rsidRDefault="00467446" w:rsidP="000D3ED4">
      <w:pPr>
        <w:rPr>
          <w:lang w:val="en-US"/>
        </w:rPr>
      </w:pPr>
      <w:r w:rsidRPr="00467446">
        <w:rPr>
          <w:lang w:val="en-US"/>
        </w:rPr>
        <w:t xml:space="preserve">Media coverage of Upwork is </w:t>
      </w:r>
      <w:r w:rsidR="00AB042C" w:rsidRPr="00467446">
        <w:rPr>
          <w:lang w:val="en-US"/>
        </w:rPr>
        <w:t>positive</w:t>
      </w:r>
      <w:r w:rsidRPr="00467446">
        <w:rPr>
          <w:lang w:val="en-US"/>
        </w:rPr>
        <w:t xml:space="preserve">, highlighting success stories, new features, and strategic initiatives. Positive media attention helps boost Upwork’s market perception and attract </w:t>
      </w:r>
      <w:r w:rsidR="00AB042C" w:rsidRPr="00467446">
        <w:rPr>
          <w:lang w:val="en-US"/>
        </w:rPr>
        <w:t>inexperienced users</w:t>
      </w:r>
      <w:r w:rsidRPr="00467446">
        <w:rPr>
          <w:lang w:val="en-US"/>
        </w:rPr>
        <w:t>. Negative coverage, such as critiques of policy enforcement or user dissatisfaction, can impact public perception and requires prompt and effective reputation management (EarthWeb, 2023). </w:t>
      </w:r>
    </w:p>
    <w:p w14:paraId="4C3B2CCF" w14:textId="77777777" w:rsidR="00467446" w:rsidRPr="00467446" w:rsidRDefault="00467446" w:rsidP="004C5668">
      <w:pPr>
        <w:pStyle w:val="Heading2"/>
      </w:pPr>
      <w:r w:rsidRPr="00467446">
        <w:t>Comparative Analysis with Other Platforms</w:t>
      </w:r>
    </w:p>
    <w:p w14:paraId="5B6B9BE8" w14:textId="27C0BB15" w:rsidR="00467446" w:rsidRPr="00467446" w:rsidRDefault="00467446" w:rsidP="000D3ED4">
      <w:pPr>
        <w:rPr>
          <w:lang w:val="en-US"/>
        </w:rPr>
      </w:pPr>
      <w:r w:rsidRPr="00467446">
        <w:rPr>
          <w:lang w:val="en-US"/>
        </w:rPr>
        <w:t>Comparing Upwork’s user relationships and market perceptions with those of its competitors provides a broader context for understanding its position in the market. </w:t>
      </w:r>
    </w:p>
    <w:p w14:paraId="13CC33AF" w14:textId="77777777" w:rsidR="000A4EC3" w:rsidRPr="000A4EC3" w:rsidRDefault="000A4EC3" w:rsidP="000A4EC3">
      <w:pPr>
        <w:pStyle w:val="ListParagraph"/>
        <w:numPr>
          <w:ilvl w:val="1"/>
          <w:numId w:val="5"/>
        </w:numPr>
        <w:spacing w:after="120"/>
        <w:contextualSpacing w:val="0"/>
        <w:rPr>
          <w:b/>
          <w:bCs/>
          <w:vanish/>
        </w:rPr>
      </w:pPr>
    </w:p>
    <w:p w14:paraId="187E925B" w14:textId="77777777" w:rsidR="000A4EC3" w:rsidRPr="000A4EC3" w:rsidRDefault="000A4EC3" w:rsidP="000A4EC3">
      <w:pPr>
        <w:pStyle w:val="ListParagraph"/>
        <w:numPr>
          <w:ilvl w:val="1"/>
          <w:numId w:val="5"/>
        </w:numPr>
        <w:spacing w:after="120"/>
        <w:contextualSpacing w:val="0"/>
        <w:rPr>
          <w:b/>
          <w:bCs/>
          <w:vanish/>
        </w:rPr>
      </w:pPr>
    </w:p>
    <w:p w14:paraId="5369D771" w14:textId="1BE76E48" w:rsidR="003F12C8" w:rsidRPr="008D44E5" w:rsidRDefault="00467446" w:rsidP="006336E1">
      <w:pPr>
        <w:pStyle w:val="Heading-4"/>
      </w:pPr>
      <w:r w:rsidRPr="008D44E5">
        <w:t xml:space="preserve">Fiverr: </w:t>
      </w:r>
    </w:p>
    <w:p w14:paraId="6CABF9B0" w14:textId="670DD802" w:rsidR="00467446" w:rsidRPr="00467446" w:rsidRDefault="00467446" w:rsidP="000D3ED4">
      <w:pPr>
        <w:rPr>
          <w:lang w:val="en-US"/>
        </w:rPr>
      </w:pPr>
      <w:r w:rsidRPr="00467446">
        <w:rPr>
          <w:lang w:val="en-US"/>
        </w:rPr>
        <w:t xml:space="preserve">Fiverr is known for its gig-based model, which appeals to users looking for quick, low-cost services. Fiverr’s user relationships are characterized by high transaction </w:t>
      </w:r>
      <w:r w:rsidR="003F12C8" w:rsidRPr="00467446">
        <w:rPr>
          <w:lang w:val="en-US"/>
        </w:rPr>
        <w:t>volumes,</w:t>
      </w:r>
      <w:r w:rsidRPr="00467446">
        <w:rPr>
          <w:lang w:val="en-US"/>
        </w:rPr>
        <w:t xml:space="preserve"> but lower project values compared to Upwork. Market perception of Fiverr is positive due to its simplicity and accessibility, but it faces criticism for the quality of services and the competitiveness of its gig environment (Freelancermap, 2023). </w:t>
      </w:r>
    </w:p>
    <w:p w14:paraId="10DDDA49" w14:textId="77777777" w:rsidR="003F12C8" w:rsidRPr="00356F45" w:rsidRDefault="00467446" w:rsidP="006336E1">
      <w:pPr>
        <w:pStyle w:val="Heading-4"/>
      </w:pPr>
      <w:r w:rsidRPr="00356F45">
        <w:t xml:space="preserve">Freelancer.com: </w:t>
      </w:r>
    </w:p>
    <w:p w14:paraId="5EACF828" w14:textId="1CDACC57" w:rsidR="00467446" w:rsidRPr="00467446" w:rsidRDefault="00467446" w:rsidP="000D3ED4">
      <w:pPr>
        <w:rPr>
          <w:lang w:val="en-US"/>
        </w:rPr>
      </w:pPr>
      <w:r w:rsidRPr="00467446">
        <w:rPr>
          <w:lang w:val="en-US"/>
        </w:rPr>
        <w:t>Freelancer.com’s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(Wise, 2023). </w:t>
      </w:r>
    </w:p>
    <w:p w14:paraId="7E8A5B3A" w14:textId="77777777" w:rsidR="003F12C8" w:rsidRDefault="00467446" w:rsidP="006336E1">
      <w:pPr>
        <w:pStyle w:val="Heading-4"/>
      </w:pPr>
      <w:r w:rsidRPr="00467446">
        <w:t xml:space="preserve">Toptal: </w:t>
      </w:r>
    </w:p>
    <w:p w14:paraId="4E0F9C80" w14:textId="1A897631" w:rsidR="00467446" w:rsidRPr="00467446" w:rsidRDefault="00467446" w:rsidP="000D3ED4">
      <w:pPr>
        <w:rPr>
          <w:lang w:val="en-US"/>
        </w:rPr>
      </w:pPr>
      <w:r w:rsidRPr="00467446">
        <w:rPr>
          <w:lang w:val="en-US"/>
        </w:rPr>
        <w:t xml:space="preserve">Toptal’s focus on elite talent and high-quality projects results in strong user relationships, particularly among top-tier freelancers and enterprise clients. </w:t>
      </w:r>
      <w:r w:rsidR="00ED08A2" w:rsidRPr="00467446">
        <w:rPr>
          <w:lang w:val="en-US"/>
        </w:rPr>
        <w:t>The market</w:t>
      </w:r>
      <w:r w:rsidRPr="00467446">
        <w:rPr>
          <w:lang w:val="en-US"/>
        </w:rPr>
        <w:t xml:space="preserve"> perception of Toptal is highly positive due to its rigorous vetting process and premium service offerings. However, its exclusivity limits its user base compared to more accessible platforms like Upwork and Fiverr (Khris Digital, 2023). </w:t>
      </w:r>
    </w:p>
    <w:p w14:paraId="79DEC05D" w14:textId="77777777" w:rsidR="00072987" w:rsidRDefault="00467446" w:rsidP="006336E1">
      <w:pPr>
        <w:pStyle w:val="Heading-4"/>
      </w:pPr>
      <w:r w:rsidRPr="00467446">
        <w:t xml:space="preserve">Comparison Summary: </w:t>
      </w:r>
    </w:p>
    <w:p w14:paraId="47F3CB0B" w14:textId="683FFD21" w:rsidR="00467446" w:rsidRPr="00467446" w:rsidRDefault="00467446" w:rsidP="000D3ED4">
      <w:pPr>
        <w:rPr>
          <w:lang w:val="en-US"/>
        </w:rPr>
      </w:pPr>
      <w:r w:rsidRPr="00467446">
        <w:rPr>
          <w:lang w:val="en-US"/>
        </w:rPr>
        <w:t>Upwork’s user relationships and market perception stand out due to its balanced approach of providing a wide range of services while maintaining quality and security. Unlike Fiverr’s gig-based model and Freelancer.com’s competitive bidding system, Upwork offers a more structured and comprehensive platform. Compared to Toptal, Upwork is more accessible to a broader range of users, though it faces challenges in managing quality and user expectations (Tech Report, 2023).</w:t>
      </w:r>
    </w:p>
    <w:p w14:paraId="0591B50F" w14:textId="3C793B0E" w:rsidR="00467446" w:rsidRPr="00467446" w:rsidRDefault="00467446" w:rsidP="000D3ED4">
      <w:pPr>
        <w:rPr>
          <w:lang w:val="en-US"/>
        </w:rPr>
      </w:pPr>
      <w:r w:rsidRPr="00467446">
        <w:rPr>
          <w:lang w:val="en-US"/>
        </w:rPr>
        <w:t>In summary, Upwork’s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546B65B4" w14:textId="73757D69" w:rsidR="00D2716B" w:rsidRPr="00D2716B" w:rsidRDefault="00072987" w:rsidP="006336E1">
      <w:pPr>
        <w:pStyle w:val="Heading1"/>
      </w:pPr>
      <w:r w:rsidRPr="00D2716B">
        <w:t>Outlook</w:t>
      </w:r>
    </w:p>
    <w:p w14:paraId="505ACABE" w14:textId="42309EAF" w:rsidR="00D2716B" w:rsidRPr="00D2716B" w:rsidRDefault="00D2716B" w:rsidP="000D3ED4">
      <w:pPr>
        <w:rPr>
          <w:lang w:val="en-US"/>
        </w:rPr>
      </w:pPr>
      <w:r w:rsidRPr="00D2716B">
        <w:rPr>
          <w:lang w:val="en-US"/>
        </w:rPr>
        <w:t>As Upwork continues to evolve in the rapidly changing freelancing market, strategic initiatives and innovations will play a crucial role in shaping its future. This section explores Upwork's upcoming initiatives, forecasts its growth and market position over the next 3, 5, and 10 years, and identifies potential challenges and opportunities. </w:t>
      </w:r>
    </w:p>
    <w:p w14:paraId="4620AAAC" w14:textId="77ACA33D" w:rsidR="00D2716B" w:rsidRPr="00D2716B" w:rsidRDefault="00D2716B" w:rsidP="004C5668">
      <w:pPr>
        <w:pStyle w:val="Heading2"/>
      </w:pPr>
      <w:r w:rsidRPr="00D2716B">
        <w:t>Strategic Initiatives and Innovations</w:t>
      </w:r>
    </w:p>
    <w:p w14:paraId="37847644" w14:textId="7B2387CA" w:rsidR="00D2716B" w:rsidRPr="00D2716B" w:rsidRDefault="00D2716B" w:rsidP="000D3ED4">
      <w:pPr>
        <w:rPr>
          <w:lang w:val="en-US"/>
        </w:rPr>
      </w:pPr>
      <w:r w:rsidRPr="00D2716B">
        <w:rPr>
          <w:lang w:val="en-US"/>
        </w:rPr>
        <w:t xml:space="preserve">Upwork is investing in </w:t>
      </w:r>
      <w:r w:rsidR="00ED08A2">
        <w:rPr>
          <w:lang w:val="en-US"/>
        </w:rPr>
        <w:t>different</w:t>
      </w:r>
      <w:r w:rsidRPr="00D2716B">
        <w:rPr>
          <w:lang w:val="en-US"/>
        </w:rPr>
        <w:t xml:space="preserve"> strategic initiatives and technological advancements to enhance its platform, improve user experience, and expand its market reach. </w:t>
      </w:r>
    </w:p>
    <w:p w14:paraId="7CA60D1D" w14:textId="77777777" w:rsidR="008130AF" w:rsidRPr="008130AF" w:rsidRDefault="008130AF" w:rsidP="008130AF">
      <w:pPr>
        <w:pStyle w:val="ListParagraph"/>
        <w:numPr>
          <w:ilvl w:val="0"/>
          <w:numId w:val="5"/>
        </w:numPr>
        <w:spacing w:after="120"/>
        <w:contextualSpacing w:val="0"/>
        <w:rPr>
          <w:b/>
          <w:bCs/>
          <w:vanish/>
        </w:rPr>
      </w:pPr>
    </w:p>
    <w:p w14:paraId="2B431FA2" w14:textId="77777777" w:rsidR="008130AF" w:rsidRPr="008130AF" w:rsidRDefault="008130AF" w:rsidP="008130AF">
      <w:pPr>
        <w:pStyle w:val="ListParagraph"/>
        <w:numPr>
          <w:ilvl w:val="1"/>
          <w:numId w:val="5"/>
        </w:numPr>
        <w:spacing w:after="120"/>
        <w:contextualSpacing w:val="0"/>
        <w:rPr>
          <w:b/>
          <w:bCs/>
          <w:vanish/>
        </w:rPr>
      </w:pPr>
    </w:p>
    <w:p w14:paraId="3523EFC4" w14:textId="09520980" w:rsidR="00072987" w:rsidRDefault="00D2716B" w:rsidP="000A4EC3">
      <w:pPr>
        <w:pStyle w:val="Heading-3"/>
      </w:pPr>
      <w:r w:rsidRPr="00D2716B">
        <w:t xml:space="preserve">AI and Machine Learning: </w:t>
      </w:r>
    </w:p>
    <w:p w14:paraId="467D57D0" w14:textId="55C31F7E" w:rsidR="00D2716B" w:rsidRPr="00D2716B" w:rsidRDefault="00D2716B" w:rsidP="000D3ED4">
      <w:pPr>
        <w:rPr>
          <w:lang w:val="en-US"/>
        </w:rPr>
      </w:pPr>
      <w:r w:rsidRPr="00D2716B">
        <w:rPr>
          <w:lang w:val="en-US"/>
        </w:rPr>
        <w:t>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(Upwork, 2023). </w:t>
      </w:r>
    </w:p>
    <w:p w14:paraId="348010CC" w14:textId="77777777" w:rsidR="00072987" w:rsidRDefault="00D2716B" w:rsidP="000A4EC3">
      <w:pPr>
        <w:pStyle w:val="Heading-3"/>
      </w:pPr>
      <w:r w:rsidRPr="00D2716B">
        <w:t xml:space="preserve">Enhanced User Experience: </w:t>
      </w:r>
    </w:p>
    <w:p w14:paraId="4B0F7D06" w14:textId="6DE64E6B" w:rsidR="00D2716B" w:rsidRPr="00D2716B" w:rsidRDefault="00D2716B" w:rsidP="000D3ED4">
      <w:pPr>
        <w:rPr>
          <w:lang w:val="en-US"/>
        </w:rPr>
      </w:pPr>
      <w:r w:rsidRPr="00D2716B">
        <w:rPr>
          <w:lang w:val="en-US"/>
        </w:rPr>
        <w:t>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(Website Planet, 2023). </w:t>
      </w:r>
    </w:p>
    <w:p w14:paraId="42DD6161" w14:textId="77777777" w:rsidR="00072987" w:rsidRDefault="00D2716B" w:rsidP="000A4EC3">
      <w:pPr>
        <w:pStyle w:val="Heading-3"/>
      </w:pPr>
      <w:r w:rsidRPr="00D2716B">
        <w:t xml:space="preserve">Expanded Enterprise Solutions: </w:t>
      </w:r>
    </w:p>
    <w:p w14:paraId="1C1829D1" w14:textId="1F89365D" w:rsidR="00D2716B" w:rsidRPr="00D2716B" w:rsidRDefault="00D2716B" w:rsidP="000D3ED4">
      <w:pPr>
        <w:rPr>
          <w:lang w:val="en-US"/>
        </w:rPr>
      </w:pPr>
      <w:r w:rsidRPr="00D2716B">
        <w:rPr>
          <w:lang w:val="en-US"/>
        </w:rPr>
        <w:t>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(Freelancermap, 2023). </w:t>
      </w:r>
    </w:p>
    <w:p w14:paraId="4518F046" w14:textId="77777777" w:rsidR="00072987" w:rsidRDefault="00D2716B" w:rsidP="000A4EC3">
      <w:pPr>
        <w:pStyle w:val="Heading-3"/>
      </w:pPr>
      <w:r w:rsidRPr="00D2716B">
        <w:t xml:space="preserve">Global Market Expansion: </w:t>
      </w:r>
    </w:p>
    <w:p w14:paraId="01BBA493" w14:textId="13786301" w:rsidR="00D2716B" w:rsidRPr="00D2716B" w:rsidRDefault="00D2716B" w:rsidP="000D3ED4">
      <w:pPr>
        <w:rPr>
          <w:lang w:val="en-US"/>
        </w:rPr>
      </w:pPr>
      <w:r w:rsidRPr="00D2716B">
        <w:rPr>
          <w:lang w:val="en-US"/>
        </w:rPr>
        <w:t>To capitalize on the growing demand for freelance work globally, Upwork is planning to expand its presence in emerging markets. This includes localized versions of the platform, region-specific marketing strategies, and partnerships with local businesses and governments. Global expansion will help Upwork tap into new talent pools and client bases (Tech Report, 2023). </w:t>
      </w:r>
    </w:p>
    <w:p w14:paraId="5DF581EC" w14:textId="77777777" w:rsidR="00072987" w:rsidRDefault="00D2716B" w:rsidP="000A4EC3">
      <w:pPr>
        <w:pStyle w:val="Heading-3"/>
      </w:pPr>
      <w:r w:rsidRPr="00D2716B">
        <w:t xml:space="preserve">Blockchain Technology: </w:t>
      </w:r>
    </w:p>
    <w:p w14:paraId="5CB93777" w14:textId="0079E1C6" w:rsidR="00D2716B" w:rsidRPr="00D2716B" w:rsidRDefault="00D2716B" w:rsidP="000D3ED4">
      <w:pPr>
        <w:rPr>
          <w:lang w:val="en-US"/>
        </w:rPr>
      </w:pPr>
      <w:r w:rsidRPr="00D2716B">
        <w:rPr>
          <w:lang w:val="en-US"/>
        </w:rPr>
        <w:t>Upwork is exploring the use of blockchain technology to enhance transparency and security in transactions. Blockchain can provide immutable records of work agreements and transactions, reducing disputes and building trust between freelancers and clients (Khris Digital, 2023). </w:t>
      </w:r>
    </w:p>
    <w:p w14:paraId="1A7AC094" w14:textId="59958CAE" w:rsidR="00D2716B" w:rsidRPr="00D2716B" w:rsidRDefault="00D2716B" w:rsidP="004C5668">
      <w:pPr>
        <w:pStyle w:val="Heading2"/>
      </w:pPr>
      <w:r w:rsidRPr="00956AA8">
        <w:t>Projections for the Next 3, 5, and 10 Years</w:t>
      </w:r>
      <w:r w:rsidRPr="00D2716B">
        <w:t> </w:t>
      </w:r>
    </w:p>
    <w:p w14:paraId="548A909E" w14:textId="77777777" w:rsidR="00B54A12" w:rsidRPr="00B54A12" w:rsidRDefault="00B54A12" w:rsidP="00B54A12">
      <w:pPr>
        <w:pStyle w:val="ListParagraph"/>
        <w:numPr>
          <w:ilvl w:val="1"/>
          <w:numId w:val="5"/>
        </w:numPr>
        <w:spacing w:after="120"/>
        <w:contextualSpacing w:val="0"/>
        <w:rPr>
          <w:b/>
          <w:bCs/>
          <w:vanish/>
        </w:rPr>
      </w:pPr>
    </w:p>
    <w:p w14:paraId="169FC219" w14:textId="4DDDE442" w:rsidR="00956AA8" w:rsidRDefault="00D2716B" w:rsidP="000A4EC3">
      <w:pPr>
        <w:pStyle w:val="Heading-3"/>
      </w:pPr>
      <w:r w:rsidRPr="00D2716B">
        <w:t xml:space="preserve">3-Year Projection: </w:t>
      </w:r>
    </w:p>
    <w:p w14:paraId="5278C8F5" w14:textId="394AA07B" w:rsidR="00D2716B" w:rsidRPr="00D2716B" w:rsidRDefault="00D2716B" w:rsidP="000D3ED4">
      <w:pPr>
        <w:rPr>
          <w:lang w:val="en-US"/>
        </w:rPr>
      </w:pPr>
      <w:r w:rsidRPr="00D2716B">
        <w:rPr>
          <w:lang w:val="en-US"/>
        </w:rPr>
        <w:t xml:space="preserve">In the next three years, Upwork </w:t>
      </w:r>
      <w:r w:rsidR="009E3A85">
        <w:rPr>
          <w:lang w:val="en-US"/>
        </w:rPr>
        <w:t xml:space="preserve">shall </w:t>
      </w:r>
      <w:r w:rsidRPr="00D2716B">
        <w:rPr>
          <w:lang w:val="en-US"/>
        </w:rPr>
        <w:t>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Upwork's global market expansion will also start to show results, with increased user registrations from emerging markets (EarthWeb, 2023). </w:t>
      </w:r>
    </w:p>
    <w:p w14:paraId="03E20CD4" w14:textId="77777777" w:rsidR="00956AA8" w:rsidRDefault="00D2716B" w:rsidP="000A4EC3">
      <w:pPr>
        <w:pStyle w:val="Heading-3"/>
      </w:pPr>
      <w:r w:rsidRPr="00D2716B">
        <w:t xml:space="preserve">5-Year Projection: </w:t>
      </w:r>
    </w:p>
    <w:p w14:paraId="7B988D4F" w14:textId="37C10EF9" w:rsidR="00D2716B" w:rsidRPr="00D2716B" w:rsidRDefault="00D2716B" w:rsidP="000D3ED4">
      <w:pPr>
        <w:rPr>
          <w:lang w:val="en-US"/>
        </w:rPr>
      </w:pPr>
      <w:r w:rsidRPr="00D2716B">
        <w:rPr>
          <w:lang w:val="en-US"/>
        </w:rPr>
        <w:t xml:space="preserve">Over the next five years, Upwork's technological advancements and strategic initiatives will </w:t>
      </w:r>
      <w:r w:rsidR="0002549C" w:rsidRPr="00D2716B">
        <w:rPr>
          <w:lang w:val="en-US"/>
        </w:rPr>
        <w:t>lead</w:t>
      </w:r>
      <w:r w:rsidRPr="00D2716B">
        <w:rPr>
          <w:lang w:val="en-US"/>
        </w:rPr>
        <w:t xml:space="preserve"> to substantial growth in its user base and revenue. The platform will become more sophisticated, offering </w:t>
      </w:r>
      <w:r w:rsidR="0002549C" w:rsidRPr="00D2716B">
        <w:rPr>
          <w:lang w:val="en-US"/>
        </w:rPr>
        <w:t>seamless</w:t>
      </w:r>
      <w:r w:rsidRPr="00D2716B">
        <w:rPr>
          <w:lang w:val="en-US"/>
        </w:rPr>
        <w:t xml:space="preserve"> user experience and comprehensive project management tools. </w:t>
      </w:r>
      <w:r w:rsidR="00545611">
        <w:rPr>
          <w:lang w:val="en-US"/>
        </w:rPr>
        <w:t xml:space="preserve">In the period, </w:t>
      </w:r>
      <w:r w:rsidR="00994D49">
        <w:rPr>
          <w:lang w:val="en-US"/>
        </w:rPr>
        <w:t xml:space="preserve">e </w:t>
      </w:r>
      <w:r w:rsidRPr="00D2716B">
        <w:rPr>
          <w:lang w:val="en-US"/>
        </w:rPr>
        <w:t xml:space="preserve">Upwork's enterprise solutions will </w:t>
      </w:r>
      <w:r w:rsidR="00767689">
        <w:rPr>
          <w:lang w:val="en-US"/>
        </w:rPr>
        <w:t xml:space="preserve">experience </w:t>
      </w:r>
      <w:r w:rsidR="009E3A85">
        <w:rPr>
          <w:lang w:val="en-US"/>
        </w:rPr>
        <w:t>wide</w:t>
      </w:r>
      <w:r w:rsidRPr="00D2716B">
        <w:rPr>
          <w:lang w:val="en-US"/>
        </w:rPr>
        <w:t xml:space="preserve"> adopt</w:t>
      </w:r>
      <w:r w:rsidR="00767689">
        <w:rPr>
          <w:lang w:val="en-US"/>
        </w:rPr>
        <w:t>ion</w:t>
      </w:r>
      <w:r w:rsidRPr="00D2716B">
        <w:rPr>
          <w:lang w:val="en-US"/>
        </w:rPr>
        <w:t xml:space="preserve">, and the company will have a strong presence in </w:t>
      </w:r>
      <w:r w:rsidR="009E3A85">
        <w:rPr>
          <w:lang w:val="en-US"/>
        </w:rPr>
        <w:t xml:space="preserve">different </w:t>
      </w:r>
      <w:r w:rsidRPr="00D2716B">
        <w:rPr>
          <w:lang w:val="en-US"/>
        </w:rPr>
        <w:t>international markets. The use of blockchain technology may become a standard feature, further enhancing trust and security (Wise, 2023). </w:t>
      </w:r>
    </w:p>
    <w:p w14:paraId="0DA15A74" w14:textId="77777777" w:rsidR="00956AA8" w:rsidRDefault="00D2716B" w:rsidP="000A4EC3">
      <w:pPr>
        <w:pStyle w:val="Heading-3"/>
      </w:pPr>
      <w:r w:rsidRPr="00D2716B">
        <w:t xml:space="preserve">10-Year Projection: </w:t>
      </w:r>
    </w:p>
    <w:p w14:paraId="02824F87" w14:textId="38195EC3" w:rsidR="00D2716B" w:rsidRPr="00D2716B" w:rsidRDefault="00D2716B" w:rsidP="000D3ED4">
      <w:pPr>
        <w:rPr>
          <w:lang w:val="en-US"/>
        </w:rPr>
      </w:pPr>
      <w:r w:rsidRPr="00D2716B">
        <w:rPr>
          <w:lang w:val="en-US"/>
        </w:rPr>
        <w:t xml:space="preserve">In ten years, Upwork </w:t>
      </w:r>
      <w:r w:rsidR="009E3A85" w:rsidRPr="00D2716B">
        <w:rPr>
          <w:lang w:val="en-US"/>
        </w:rPr>
        <w:t>project</w:t>
      </w:r>
      <w:r w:rsidR="009E3A85">
        <w:rPr>
          <w:lang w:val="en-US"/>
        </w:rPr>
        <w:t xml:space="preserve">ion outlook </w:t>
      </w:r>
      <w:r w:rsidRPr="00D2716B">
        <w:rPr>
          <w:lang w:val="en-US"/>
        </w:rPr>
        <w:t xml:space="preserve">to be a dominant force in the global freelancing industry. The platform will be highly automated, with AI managing </w:t>
      </w:r>
      <w:r w:rsidR="00767689">
        <w:rPr>
          <w:lang w:val="en-US"/>
        </w:rPr>
        <w:t xml:space="preserve">a growing number of </w:t>
      </w:r>
      <w:r w:rsidRPr="00D2716B">
        <w:rPr>
          <w:lang w:val="en-US"/>
        </w:rPr>
        <w:t xml:space="preserve">the matching and project management processes. Upwork's enterprise solutions will be integral to the workforce strategies of large organizations. The company will have a significant footprint in emerging markets, contributing to its sustained growth. Blockchain technology will </w:t>
      </w:r>
      <w:r w:rsidR="009E3A85" w:rsidRPr="00D2716B">
        <w:rPr>
          <w:lang w:val="en-US"/>
        </w:rPr>
        <w:t>be</w:t>
      </w:r>
      <w:r w:rsidRPr="00D2716B">
        <w:rPr>
          <w:lang w:val="en-US"/>
        </w:rPr>
        <w:t xml:space="preserve"> fully integrated, providing unparalleled transparency and security. Upwork's continuous innovation and adaptation to market trends will ensure its long-term success (Website Planet, 2023). </w:t>
      </w:r>
    </w:p>
    <w:p w14:paraId="789DCB03" w14:textId="2B3926DE" w:rsidR="00D2716B" w:rsidRPr="00D2716B" w:rsidRDefault="00D2716B" w:rsidP="004C5668">
      <w:pPr>
        <w:pStyle w:val="Heading2"/>
      </w:pPr>
      <w:r w:rsidRPr="009E3A85">
        <w:t>Potential Challenges and Opportunities</w:t>
      </w:r>
      <w:r w:rsidRPr="00D2716B">
        <w:t> </w:t>
      </w:r>
    </w:p>
    <w:p w14:paraId="5FED60F6" w14:textId="77777777" w:rsidR="00EB1B6E" w:rsidRPr="00EB1B6E" w:rsidRDefault="00EB1B6E" w:rsidP="00EB1B6E">
      <w:pPr>
        <w:pStyle w:val="ListParagraph"/>
        <w:numPr>
          <w:ilvl w:val="1"/>
          <w:numId w:val="5"/>
        </w:numPr>
        <w:spacing w:after="120"/>
        <w:contextualSpacing w:val="0"/>
        <w:rPr>
          <w:b/>
          <w:bCs/>
          <w:vanish/>
        </w:rPr>
      </w:pPr>
    </w:p>
    <w:p w14:paraId="13D64FC2" w14:textId="27975D28" w:rsidR="00D2716B" w:rsidRPr="00D2716B" w:rsidRDefault="002E2DC5" w:rsidP="000A4EC3">
      <w:pPr>
        <w:pStyle w:val="Heading-3"/>
      </w:pPr>
      <w:r>
        <w:t xml:space="preserve"> </w:t>
      </w:r>
      <w:r w:rsidR="00D2716B" w:rsidRPr="00956AA8">
        <w:t>Challenges</w:t>
      </w:r>
      <w:r w:rsidR="00D2716B" w:rsidRPr="00D2716B">
        <w:t> </w:t>
      </w:r>
    </w:p>
    <w:p w14:paraId="05C5A966" w14:textId="66DAFE51" w:rsidR="00956AA8" w:rsidRDefault="00D2716B" w:rsidP="006336E1">
      <w:pPr>
        <w:pStyle w:val="Heading-4"/>
      </w:pPr>
      <w:r w:rsidRPr="00D2716B">
        <w:t xml:space="preserve">Intense Competition: </w:t>
      </w:r>
    </w:p>
    <w:p w14:paraId="69A31544" w14:textId="25441E45" w:rsidR="00D2716B" w:rsidRPr="00D2716B" w:rsidRDefault="00D2716B" w:rsidP="000D3ED4">
      <w:pPr>
        <w:rPr>
          <w:lang w:val="en-US"/>
        </w:rPr>
      </w:pPr>
      <w:r w:rsidRPr="00D2716B">
        <w:rPr>
          <w:lang w:val="en-US"/>
        </w:rPr>
        <w:t>Upwork faces intense competition from other freelancing platforms like Fiverr, Freelancer.com, and Toptal. Staying ahead will require continuous innovation and differentiation (Freelancermap, 2023). </w:t>
      </w:r>
    </w:p>
    <w:p w14:paraId="4FE98036" w14:textId="77777777" w:rsidR="00956AA8" w:rsidRDefault="00D2716B" w:rsidP="006336E1">
      <w:pPr>
        <w:pStyle w:val="Heading-4"/>
      </w:pPr>
      <w:r w:rsidRPr="00D2716B">
        <w:t xml:space="preserve">Regulatory Changes: </w:t>
      </w:r>
    </w:p>
    <w:p w14:paraId="65207046" w14:textId="2B93B3A4" w:rsidR="00D2716B" w:rsidRPr="00D2716B" w:rsidRDefault="00D2716B" w:rsidP="000D3ED4">
      <w:pPr>
        <w:rPr>
          <w:lang w:val="en-US"/>
        </w:rPr>
      </w:pPr>
      <w:r w:rsidRPr="00D2716B">
        <w:rPr>
          <w:lang w:val="en-US"/>
        </w:rPr>
        <w:t>As the gig economy grows, regulatory changes concerning freelancer rights, taxation, and platform responsibilities could pose challenges. Upwork will need to navigate these changes carefully to maintain compliance and protect its business model (EarthWeb, 2023). </w:t>
      </w:r>
    </w:p>
    <w:p w14:paraId="50283669" w14:textId="77777777" w:rsidR="00956AA8" w:rsidRDefault="00D2716B" w:rsidP="006336E1">
      <w:pPr>
        <w:pStyle w:val="Heading-4"/>
      </w:pPr>
      <w:r w:rsidRPr="00D2716B">
        <w:t xml:space="preserve">Economic Fluctuations: </w:t>
      </w:r>
    </w:p>
    <w:p w14:paraId="52F1503F" w14:textId="0D8DF7A7" w:rsidR="00D2716B" w:rsidRPr="00D2716B" w:rsidRDefault="00D2716B" w:rsidP="000D3ED4">
      <w:pPr>
        <w:rPr>
          <w:lang w:val="en-US"/>
        </w:rPr>
      </w:pPr>
      <w:r w:rsidRPr="00D2716B">
        <w:rPr>
          <w:lang w:val="en-US"/>
        </w:rPr>
        <w:t>Economic downturns can affect the demand for freelance services. Upwork must develop strategies to mitigate the impact of economic fluctuations on its business (Khris Digital, 2023). </w:t>
      </w:r>
    </w:p>
    <w:p w14:paraId="4C4F13F8" w14:textId="77777777" w:rsidR="00956AA8" w:rsidRDefault="00D2716B" w:rsidP="006336E1">
      <w:pPr>
        <w:pStyle w:val="Heading-4"/>
      </w:pPr>
      <w:r w:rsidRPr="00D2716B">
        <w:t xml:space="preserve">User Trust and Security: </w:t>
      </w:r>
    </w:p>
    <w:p w14:paraId="3946BD6C" w14:textId="16C9A78C" w:rsidR="00D2716B" w:rsidRPr="00D2716B" w:rsidRDefault="00D2716B" w:rsidP="000D3ED4">
      <w:pPr>
        <w:rPr>
          <w:lang w:val="en-US"/>
        </w:rPr>
      </w:pPr>
      <w:r w:rsidRPr="00D2716B">
        <w:rPr>
          <w:lang w:val="en-US"/>
        </w:rPr>
        <w:t>Maintaining user trust and ensuring platform security will be ongoing challenges. Upwork must continue to invest in robust security measures and transparent policies to protect users (Wise, 2023). </w:t>
      </w:r>
    </w:p>
    <w:p w14:paraId="79E86A5B" w14:textId="58510C6F" w:rsidR="00D2716B" w:rsidRPr="00D2716B" w:rsidRDefault="00D2716B" w:rsidP="000A4EC3">
      <w:pPr>
        <w:pStyle w:val="Heading-3"/>
      </w:pPr>
      <w:r w:rsidRPr="00D2716B">
        <w:t>Opportunities </w:t>
      </w:r>
    </w:p>
    <w:p w14:paraId="28F882B5" w14:textId="77777777" w:rsidR="00EB1B6E" w:rsidRPr="00EB1B6E" w:rsidRDefault="00EB1B6E" w:rsidP="00EB1B6E">
      <w:pPr>
        <w:pStyle w:val="ListParagraph"/>
        <w:numPr>
          <w:ilvl w:val="2"/>
          <w:numId w:val="24"/>
        </w:numPr>
        <w:spacing w:after="120"/>
        <w:contextualSpacing w:val="0"/>
        <w:outlineLvl w:val="1"/>
        <w:rPr>
          <w:b/>
          <w:bCs/>
          <w:vanish/>
          <w:sz w:val="24"/>
        </w:rPr>
      </w:pPr>
    </w:p>
    <w:p w14:paraId="7AFC8365" w14:textId="33A3AB89" w:rsidR="00956AA8" w:rsidRDefault="00D2716B" w:rsidP="006336E1">
      <w:pPr>
        <w:pStyle w:val="Heading-4"/>
      </w:pPr>
      <w:r w:rsidRPr="00D2716B">
        <w:t xml:space="preserve">Growing Demand for Remote Work: </w:t>
      </w:r>
    </w:p>
    <w:p w14:paraId="48D64DFD" w14:textId="0515E551" w:rsidR="00D2716B" w:rsidRPr="00D2716B" w:rsidRDefault="00D2716B" w:rsidP="000D3ED4">
      <w:pPr>
        <w:rPr>
          <w:lang w:val="en-US"/>
        </w:rPr>
      </w:pPr>
      <w:r w:rsidRPr="00D2716B">
        <w:rPr>
          <w:lang w:val="en-US"/>
        </w:rPr>
        <w:t>The increasing acceptance of remote work presents a significant opportunity for Upwork. By positioning itself as the go-to platform for remote talent, Upwork can capture a larger share of the market (Tech Report, 2023). </w:t>
      </w:r>
    </w:p>
    <w:p w14:paraId="25CDBF82" w14:textId="77777777" w:rsidR="00956AA8" w:rsidRDefault="00D2716B" w:rsidP="006336E1">
      <w:pPr>
        <w:pStyle w:val="Heading-4"/>
      </w:pPr>
      <w:r w:rsidRPr="00D2716B">
        <w:t xml:space="preserve">Technological Advancements: </w:t>
      </w:r>
    </w:p>
    <w:p w14:paraId="61D86A34" w14:textId="2A03BB44" w:rsidR="00D2716B" w:rsidRPr="00D2716B" w:rsidRDefault="00D2716B" w:rsidP="000D3ED4">
      <w:pPr>
        <w:rPr>
          <w:lang w:val="en-US"/>
        </w:rPr>
      </w:pPr>
      <w:r w:rsidRPr="00D2716B">
        <w:rPr>
          <w:lang w:val="en-US"/>
        </w:rPr>
        <w:t>Advancements in AI, machine learning, and blockchain technology offer opportunities for Upwork to enhance its platform and differentiate itself from competitors. Leveraging these technologies can improve user experience and operational efficiency (Freelancermap, 2023). </w:t>
      </w:r>
    </w:p>
    <w:p w14:paraId="2140F7F0" w14:textId="77777777" w:rsidR="00956AA8" w:rsidRDefault="00D2716B" w:rsidP="006336E1">
      <w:pPr>
        <w:pStyle w:val="Heading-4"/>
      </w:pPr>
      <w:r w:rsidRPr="00D2716B">
        <w:t xml:space="preserve">Expansion into New Markets: </w:t>
      </w:r>
    </w:p>
    <w:p w14:paraId="316A02E4" w14:textId="7305684B" w:rsidR="00D2716B" w:rsidRPr="00D2716B" w:rsidRDefault="00D2716B" w:rsidP="000D3ED4">
      <w:pPr>
        <w:rPr>
          <w:lang w:val="en-US"/>
        </w:rPr>
      </w:pPr>
      <w:r w:rsidRPr="00D2716B">
        <w:rPr>
          <w:lang w:val="en-US"/>
        </w:rPr>
        <w:t>Expanding into emerging markets with high potential for growth presents a significant opportunity for Upwork. Tailoring its platform to meet the needs of these markets can drive user acquisition and revenue growth (Website Planet, 2023). </w:t>
      </w:r>
    </w:p>
    <w:p w14:paraId="6C85F20C" w14:textId="77777777" w:rsidR="00956AA8" w:rsidRDefault="00D2716B" w:rsidP="006336E1">
      <w:pPr>
        <w:pStyle w:val="Heading-4"/>
      </w:pPr>
      <w:r w:rsidRPr="00D2716B">
        <w:t xml:space="preserve">Partnerships and Collaborations: </w:t>
      </w:r>
    </w:p>
    <w:p w14:paraId="4AFDB467" w14:textId="317EE78E" w:rsidR="00D2716B" w:rsidRPr="00D2716B" w:rsidRDefault="00D2716B" w:rsidP="000D3ED4">
      <w:pPr>
        <w:rPr>
          <w:lang w:val="en-US"/>
        </w:rPr>
      </w:pPr>
      <w:r w:rsidRPr="00D2716B">
        <w:rPr>
          <w:lang w:val="en-US"/>
        </w:rPr>
        <w:t>Forming strategic partnerships with educational institutions, industry associations, and technology companies can provide Upwork with new opportunities for growth and innovation. These collaborations can enhance Upwork’s service offerings and market reach (Upwork, 2023).</w:t>
      </w:r>
    </w:p>
    <w:p w14:paraId="21B9D51E" w14:textId="4E321AC3" w:rsidR="00D2716B" w:rsidRPr="00D2716B" w:rsidRDefault="00D2716B" w:rsidP="000D3ED4">
      <w:pPr>
        <w:rPr>
          <w:lang w:val="en-US"/>
        </w:rPr>
      </w:pPr>
      <w:r w:rsidRPr="00D2716B">
        <w:rPr>
          <w:lang w:val="en-US"/>
        </w:rPr>
        <w:t xml:space="preserve">In summary, Upwork’s </w:t>
      </w:r>
      <w:r w:rsidR="007A297D" w:rsidRPr="00D2716B">
        <w:rPr>
          <w:lang w:val="en-US"/>
        </w:rPr>
        <w:t>outlook</w:t>
      </w:r>
      <w:r w:rsidRPr="00D2716B">
        <w:rPr>
          <w:lang w:val="en-US"/>
        </w:rPr>
        <w:t xml:space="preserve"> is promising, with </w:t>
      </w:r>
      <w:r w:rsidR="00ED08A2">
        <w:rPr>
          <w:lang w:val="en-US"/>
        </w:rPr>
        <w:t xml:space="preserve">different </w:t>
      </w:r>
      <w:r w:rsidRPr="00D2716B">
        <w:rPr>
          <w:lang w:val="en-US"/>
        </w:rPr>
        <w:t>strategic initiatives and technological advancements on the horizon. The company’s ability to navigate challenges and capitalize on opportunities will determine its long-term success in the competitive freelancing market.</w:t>
      </w:r>
    </w:p>
    <w:p w14:paraId="457DE648" w14:textId="3C56CD63" w:rsidR="00B74DED" w:rsidRPr="00B74DED" w:rsidRDefault="007A297D" w:rsidP="006336E1">
      <w:pPr>
        <w:pStyle w:val="Heading1"/>
      </w:pPr>
      <w:r>
        <w:t xml:space="preserve"> </w:t>
      </w:r>
      <w:r w:rsidR="00B74DED" w:rsidRPr="00B74DED">
        <w:t>Conclusion</w:t>
      </w:r>
    </w:p>
    <w:p w14:paraId="106C6347" w14:textId="6A348C0C" w:rsidR="00B74DED" w:rsidRPr="00B74DED" w:rsidRDefault="00B74DED" w:rsidP="000D3ED4">
      <w:pPr>
        <w:rPr>
          <w:lang w:val="en-US"/>
        </w:rPr>
      </w:pPr>
      <w:r w:rsidRPr="00B74DED">
        <w:rPr>
          <w:lang w:val="en-US"/>
        </w:rPr>
        <w:t>The conclusion summarizes the key findings from the study, discusses the implications for freelancers and hiring companies, and provides recommendations for Upwork’s strategic improvements and future growth. </w:t>
      </w:r>
    </w:p>
    <w:p w14:paraId="292964E6" w14:textId="06A5F782" w:rsidR="00B74DED" w:rsidRPr="00B74DED" w:rsidRDefault="00B74DED" w:rsidP="004C5668">
      <w:pPr>
        <w:pStyle w:val="Heading2"/>
      </w:pPr>
      <w:r w:rsidRPr="00B74DED">
        <w:t>Summary of Findings</w:t>
      </w:r>
    </w:p>
    <w:p w14:paraId="341097AF" w14:textId="6EABBEF4" w:rsidR="00B74DED" w:rsidRPr="00B74DED" w:rsidRDefault="00B74DED" w:rsidP="000D3ED4">
      <w:pPr>
        <w:rPr>
          <w:lang w:val="en-US"/>
        </w:rPr>
      </w:pPr>
      <w:r w:rsidRPr="00B74DED">
        <w:rPr>
          <w:lang w:val="en-US"/>
        </w:rPr>
        <w:t xml:space="preserve">This study explored various facets of Upwork, including its corporate dynamics, market positioning, user demographics, policies, and </w:t>
      </w:r>
      <w:r w:rsidR="007A297D" w:rsidRPr="00B74DED">
        <w:rPr>
          <w:lang w:val="en-US"/>
        </w:rPr>
        <w:t>outlook</w:t>
      </w:r>
      <w:r w:rsidRPr="00B74DED">
        <w:rPr>
          <w:lang w:val="en-US"/>
        </w:rPr>
        <w:t>. Key findings include:</w:t>
      </w:r>
    </w:p>
    <w:p w14:paraId="7B97DD07" w14:textId="77777777" w:rsidR="00B74DED" w:rsidRPr="00B74DED" w:rsidRDefault="00B74DED" w:rsidP="00C93632">
      <w:pPr>
        <w:pStyle w:val="BodyText"/>
        <w:numPr>
          <w:ilvl w:val="0"/>
          <w:numId w:val="15"/>
        </w:numPr>
        <w:spacing w:after="60"/>
        <w:rPr>
          <w:lang w:val="en-US"/>
        </w:rPr>
      </w:pPr>
      <w:r w:rsidRPr="00B74DED">
        <w:rPr>
          <w:b/>
          <w:bCs/>
          <w:lang w:val="en-US"/>
        </w:rPr>
        <w:t>Corporate Overview</w:t>
      </w:r>
      <w:r w:rsidRPr="00B74DED">
        <w:rPr>
          <w:lang w:val="en-US"/>
        </w:rPr>
        <w:t>: Upwork has established itself as a leading freelancing platform since its formation in 2015, following the merger of Elance and oDesk. It offers a wide array of services and connects millions of freelancers with clients globally.</w:t>
      </w:r>
    </w:p>
    <w:p w14:paraId="0C074830" w14:textId="77777777" w:rsidR="00B74DED" w:rsidRPr="00B74DED" w:rsidRDefault="00B74DED" w:rsidP="00C93632">
      <w:pPr>
        <w:pStyle w:val="BodyText"/>
        <w:numPr>
          <w:ilvl w:val="0"/>
          <w:numId w:val="15"/>
        </w:numPr>
        <w:spacing w:after="60"/>
        <w:rPr>
          <w:lang w:val="en-US"/>
        </w:rPr>
      </w:pPr>
      <w:r w:rsidRPr="00B74DED">
        <w:rPr>
          <w:b/>
          <w:bCs/>
          <w:lang w:val="en-US"/>
        </w:rPr>
        <w:t>Financial Performance</w:t>
      </w:r>
      <w:r w:rsidRPr="00B74DED">
        <w:rPr>
          <w:lang w:val="en-US"/>
        </w:rPr>
        <w:t>: Upwork’s revenue streams include service fees, transaction fees, and membership subscriptions. The company has shown consistent revenue growth, driven by an expanding user base and increased transaction volume.</w:t>
      </w:r>
    </w:p>
    <w:p w14:paraId="0E69099F" w14:textId="77777777" w:rsidR="00B74DED" w:rsidRPr="00B74DED" w:rsidRDefault="00B74DED" w:rsidP="00C93632">
      <w:pPr>
        <w:pStyle w:val="BodyText"/>
        <w:numPr>
          <w:ilvl w:val="0"/>
          <w:numId w:val="15"/>
        </w:numPr>
        <w:spacing w:after="60"/>
        <w:rPr>
          <w:lang w:val="en-US"/>
        </w:rPr>
      </w:pPr>
      <w:r w:rsidRPr="00B74DED">
        <w:rPr>
          <w:b/>
          <w:bCs/>
          <w:lang w:val="en-US"/>
        </w:rPr>
        <w:t>Growth and Expansion</w:t>
      </w:r>
      <w:r w:rsidRPr="00B74DED">
        <w:rPr>
          <w:lang w:val="en-US"/>
        </w:rPr>
        <w:t>: Upwork’s strategic initiatives include investments in AI and machine learning, enhanced user experience, expanded enterprise solutions, global market expansion, and exploration of blockchain technology.</w:t>
      </w:r>
    </w:p>
    <w:p w14:paraId="6EA2C45E" w14:textId="77777777" w:rsidR="00B74DED" w:rsidRPr="00B74DED" w:rsidRDefault="00B74DED" w:rsidP="00C93632">
      <w:pPr>
        <w:pStyle w:val="BodyText"/>
        <w:numPr>
          <w:ilvl w:val="0"/>
          <w:numId w:val="15"/>
        </w:numPr>
        <w:spacing w:after="60"/>
        <w:rPr>
          <w:lang w:val="en-US"/>
        </w:rPr>
      </w:pPr>
      <w:r w:rsidRPr="00B74DED">
        <w:rPr>
          <w:b/>
          <w:bCs/>
          <w:lang w:val="en-US"/>
        </w:rPr>
        <w:t>Competition</w:t>
      </w:r>
      <w:r w:rsidRPr="00B74DED">
        <w:rPr>
          <w:lang w:val="en-US"/>
        </w:rPr>
        <w:t>: Upwork faces competition from Fiverr, Freelancer.com, and Toptal. Each competitor has unique strengths, such as Fiverr’s gig-based model and Toptal’s focus on elite talent.</w:t>
      </w:r>
    </w:p>
    <w:p w14:paraId="75543F69" w14:textId="6FD13FF0" w:rsidR="00B74DED" w:rsidRPr="00B74DED" w:rsidRDefault="00B74DED" w:rsidP="00C93632">
      <w:pPr>
        <w:pStyle w:val="BodyText"/>
        <w:numPr>
          <w:ilvl w:val="0"/>
          <w:numId w:val="15"/>
        </w:numPr>
        <w:spacing w:after="60"/>
        <w:rPr>
          <w:lang w:val="en-US"/>
        </w:rPr>
      </w:pPr>
      <w:r w:rsidRPr="00B74DED">
        <w:rPr>
          <w:b/>
          <w:bCs/>
          <w:lang w:val="en-US"/>
        </w:rPr>
        <w:t>User Demographics and Engagement</w:t>
      </w:r>
      <w:r w:rsidRPr="00B74DED">
        <w:rPr>
          <w:lang w:val="en-US"/>
        </w:rPr>
        <w:t xml:space="preserve">: Upwork serves a diverse user base of over </w:t>
      </w:r>
      <w:r w:rsidR="007C211C" w:rsidRPr="00B74DED">
        <w:rPr>
          <w:lang w:val="en-US"/>
        </w:rPr>
        <w:t>eighteen</w:t>
      </w:r>
      <w:r w:rsidRPr="00B74DED">
        <w:rPr>
          <w:lang w:val="en-US"/>
        </w:rPr>
        <w:t xml:space="preserve"> million freelancers and </w:t>
      </w:r>
      <w:r w:rsidR="007C211C" w:rsidRPr="00B74DED">
        <w:rPr>
          <w:lang w:val="en-US"/>
        </w:rPr>
        <w:t>five</w:t>
      </w:r>
      <w:r w:rsidRPr="00B74DED">
        <w:rPr>
          <w:lang w:val="en-US"/>
        </w:rPr>
        <w:t xml:space="preserve"> million clients. The platform supports various project types, including hourly and fixed-price projects, across multiple categories.</w:t>
      </w:r>
    </w:p>
    <w:p w14:paraId="3C118353" w14:textId="77777777" w:rsidR="00B74DED" w:rsidRPr="00B74DED" w:rsidRDefault="00B74DED" w:rsidP="00C93632">
      <w:pPr>
        <w:pStyle w:val="BodyText"/>
        <w:numPr>
          <w:ilvl w:val="0"/>
          <w:numId w:val="15"/>
        </w:numPr>
        <w:spacing w:after="60"/>
        <w:rPr>
          <w:lang w:val="en-US"/>
        </w:rPr>
      </w:pPr>
      <w:r w:rsidRPr="00B74DED">
        <w:rPr>
          <w:b/>
          <w:bCs/>
          <w:lang w:val="en-US"/>
        </w:rPr>
        <w:t>Policy Framework</w:t>
      </w:r>
      <w:r w:rsidRPr="00B74DED">
        <w:rPr>
          <w:lang w:val="en-US"/>
        </w:rPr>
        <w:t>: Upwork’s policies aim to ensure fair and secure transactions, with enforcement mechanisms to address violations. The platform faces challenges in balancing the interests of freelancers and clients.</w:t>
      </w:r>
    </w:p>
    <w:p w14:paraId="06E7DB73" w14:textId="30DB2D09" w:rsidR="00B74DED" w:rsidRPr="00B74DED" w:rsidRDefault="00B74DED" w:rsidP="00C93632">
      <w:pPr>
        <w:pStyle w:val="BodyText"/>
        <w:numPr>
          <w:ilvl w:val="0"/>
          <w:numId w:val="15"/>
        </w:numPr>
        <w:spacing w:after="60"/>
        <w:rPr>
          <w:lang w:val="en-US"/>
        </w:rPr>
      </w:pPr>
      <w:r w:rsidRPr="00B74DED">
        <w:rPr>
          <w:b/>
          <w:bCs/>
          <w:lang w:val="en-US"/>
        </w:rPr>
        <w:t>Exploiting Loopholes</w:t>
      </w:r>
      <w:r w:rsidRPr="00B74DED">
        <w:rPr>
          <w:lang w:val="en-US"/>
        </w:rPr>
        <w:t>: Common strategies for bypassing Upwork’s policies include off-platform transactions, fake profiles, and scope creep. These practices undermine trust and fairness on the platform.</w:t>
      </w:r>
    </w:p>
    <w:p w14:paraId="07DA8B85" w14:textId="77777777" w:rsidR="00B74DED" w:rsidRPr="00B74DED" w:rsidRDefault="00B74DED" w:rsidP="00C93632">
      <w:pPr>
        <w:pStyle w:val="BodyText"/>
        <w:numPr>
          <w:ilvl w:val="0"/>
          <w:numId w:val="15"/>
        </w:numPr>
        <w:spacing w:after="60"/>
        <w:rPr>
          <w:lang w:val="en-US"/>
        </w:rPr>
      </w:pPr>
      <w:r w:rsidRPr="00B74DED">
        <w:rPr>
          <w:b/>
          <w:bCs/>
          <w:lang w:val="en-US"/>
        </w:rPr>
        <w:t>Social Media Interconnections</w:t>
      </w:r>
      <w:r w:rsidRPr="00B74DED">
        <w:rPr>
          <w:lang w:val="en-US"/>
        </w:rPr>
        <w:t>: Upwork leverages social media for marketing, community building, reputation management, influencer partnerships, content distribution, and data analytics.</w:t>
      </w:r>
    </w:p>
    <w:p w14:paraId="66271E64" w14:textId="71A1F383" w:rsidR="00B74DED" w:rsidRPr="00B74DED" w:rsidRDefault="00B74DED" w:rsidP="00C93632">
      <w:pPr>
        <w:pStyle w:val="BodyText"/>
        <w:numPr>
          <w:ilvl w:val="0"/>
          <w:numId w:val="15"/>
        </w:numPr>
        <w:spacing w:after="60"/>
        <w:rPr>
          <w:lang w:val="en-US"/>
        </w:rPr>
      </w:pPr>
      <w:r w:rsidRPr="00B74DED">
        <w:rPr>
          <w:b/>
          <w:bCs/>
          <w:lang w:val="en-US"/>
        </w:rPr>
        <w:t>User Relationships and Market Perception</w:t>
      </w:r>
      <w:r w:rsidRPr="00B74DED">
        <w:rPr>
          <w:lang w:val="en-US"/>
        </w:rPr>
        <w:t xml:space="preserve">: Upwork maintains strong user relationships but faces challenges with retention and attrition. External market perceptions are </w:t>
      </w:r>
      <w:r w:rsidR="009E3A85" w:rsidRPr="00B74DED">
        <w:rPr>
          <w:lang w:val="en-US"/>
        </w:rPr>
        <w:t>positive</w:t>
      </w:r>
      <w:r w:rsidRPr="00B74DED">
        <w:rPr>
          <w:lang w:val="en-US"/>
        </w:rPr>
        <w:t>, but competition and regulatory changes pose risks.</w:t>
      </w:r>
    </w:p>
    <w:p w14:paraId="136AEEC3" w14:textId="77604752" w:rsidR="00B74DED" w:rsidRPr="00B74DED" w:rsidRDefault="003B7814" w:rsidP="000D3ED4">
      <w:pPr>
        <w:pStyle w:val="BodyText"/>
        <w:numPr>
          <w:ilvl w:val="0"/>
          <w:numId w:val="15"/>
        </w:numPr>
        <w:rPr>
          <w:lang w:val="en-US"/>
        </w:rPr>
      </w:pPr>
      <w:r w:rsidRPr="003B7814">
        <w:rPr>
          <w:b/>
          <w:bCs/>
          <w:lang w:val="en-US"/>
        </w:rPr>
        <w:t>Outlook</w:t>
      </w:r>
      <w:r w:rsidR="00B74DED" w:rsidRPr="00B74DED">
        <w:rPr>
          <w:lang w:val="en-US"/>
        </w:rPr>
        <w:t xml:space="preserve">: Upwork’s future looks promising with ongoing technological advancements and strategic initiatives. The company </w:t>
      </w:r>
      <w:r w:rsidR="00ED08A2">
        <w:rPr>
          <w:lang w:val="en-US"/>
        </w:rPr>
        <w:t xml:space="preserve">might expect </w:t>
      </w:r>
      <w:r w:rsidR="00B74DED" w:rsidRPr="00B74DED">
        <w:rPr>
          <w:lang w:val="en-US"/>
        </w:rPr>
        <w:t>significant growth but must navigate challenges such as intense competition and regulatory changes. </w:t>
      </w:r>
    </w:p>
    <w:p w14:paraId="773CD59E" w14:textId="68C1001D" w:rsidR="00B74DED" w:rsidRPr="00B74DED" w:rsidRDefault="00B74DED" w:rsidP="004C5668">
      <w:pPr>
        <w:pStyle w:val="Heading2"/>
      </w:pPr>
      <w:r w:rsidRPr="003B7814">
        <w:t>Implications for Freelancers and Hiring Companies</w:t>
      </w:r>
      <w:r w:rsidRPr="00B74DED">
        <w:t> </w:t>
      </w:r>
    </w:p>
    <w:p w14:paraId="524FDA3E" w14:textId="77777777" w:rsidR="00C93632" w:rsidRPr="00C93632" w:rsidRDefault="00C93632" w:rsidP="00C93632">
      <w:pPr>
        <w:pStyle w:val="ListParagraph"/>
        <w:numPr>
          <w:ilvl w:val="0"/>
          <w:numId w:val="5"/>
        </w:numPr>
        <w:spacing w:after="120"/>
        <w:contextualSpacing w:val="0"/>
        <w:rPr>
          <w:b/>
          <w:bCs/>
          <w:vanish/>
        </w:rPr>
      </w:pPr>
    </w:p>
    <w:p w14:paraId="7755919E" w14:textId="77777777" w:rsidR="00C93632" w:rsidRPr="00C93632" w:rsidRDefault="00C93632" w:rsidP="00C93632">
      <w:pPr>
        <w:pStyle w:val="ListParagraph"/>
        <w:numPr>
          <w:ilvl w:val="1"/>
          <w:numId w:val="5"/>
        </w:numPr>
        <w:spacing w:after="120"/>
        <w:contextualSpacing w:val="0"/>
        <w:rPr>
          <w:b/>
          <w:bCs/>
          <w:vanish/>
        </w:rPr>
      </w:pPr>
    </w:p>
    <w:p w14:paraId="7378191C" w14:textId="77777777" w:rsidR="00C93632" w:rsidRPr="00C93632" w:rsidRDefault="00C93632" w:rsidP="00C93632">
      <w:pPr>
        <w:pStyle w:val="ListParagraph"/>
        <w:numPr>
          <w:ilvl w:val="1"/>
          <w:numId w:val="5"/>
        </w:numPr>
        <w:spacing w:after="120"/>
        <w:contextualSpacing w:val="0"/>
        <w:rPr>
          <w:b/>
          <w:bCs/>
          <w:vanish/>
        </w:rPr>
      </w:pPr>
    </w:p>
    <w:p w14:paraId="18FD2B94" w14:textId="28C04732" w:rsidR="003B7814" w:rsidRDefault="00B74DED" w:rsidP="000A4EC3">
      <w:pPr>
        <w:pStyle w:val="Heading-3"/>
      </w:pPr>
      <w:r w:rsidRPr="00B74DED">
        <w:t xml:space="preserve">Freelancers: </w:t>
      </w:r>
    </w:p>
    <w:p w14:paraId="5B292747" w14:textId="1792313F" w:rsidR="00B74DED" w:rsidRPr="00B74DED" w:rsidRDefault="00B74DED" w:rsidP="000D3ED4">
      <w:pPr>
        <w:rPr>
          <w:lang w:val="en-US"/>
        </w:rPr>
      </w:pPr>
      <w:r w:rsidRPr="00B74DED">
        <w:rPr>
          <w:lang w:val="en-US"/>
        </w:rPr>
        <w:t>The findings suggest that Upwork provides freelancers with significant opportunities to find work and earn income. However, freelancers must navigate challenges such as high fees, competition, and stringent policy enforcement. Building a strong profile, maintaining high-quality standards, and leveraging Upwork’s tools can help freelancers succeed on the platform. </w:t>
      </w:r>
    </w:p>
    <w:p w14:paraId="3AD50A10" w14:textId="77777777" w:rsidR="003B7814" w:rsidRDefault="00B74DED" w:rsidP="000A4EC3">
      <w:pPr>
        <w:pStyle w:val="Heading-3"/>
      </w:pPr>
      <w:r w:rsidRPr="00B74DED">
        <w:t xml:space="preserve">Hiring Companies: </w:t>
      </w:r>
    </w:p>
    <w:p w14:paraId="7CD7A636" w14:textId="7A0C8316" w:rsidR="00B74DED" w:rsidRPr="00B74DED" w:rsidRDefault="00B74DED" w:rsidP="000D3ED4">
      <w:pPr>
        <w:rPr>
          <w:lang w:val="en-US"/>
        </w:rPr>
      </w:pPr>
      <w:r w:rsidRPr="00B74DED">
        <w:rPr>
          <w:lang w:val="en-US"/>
        </w:rPr>
        <w:t>For clients, Upwork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267B4DEB" w14:textId="3DF16F31" w:rsidR="00B74DED" w:rsidRPr="00B74DED" w:rsidRDefault="00B74DED" w:rsidP="004C5668">
      <w:pPr>
        <w:pStyle w:val="Heading2"/>
      </w:pPr>
      <w:r w:rsidRPr="003B7814">
        <w:t>Recommendations for Upwork’s Future Development</w:t>
      </w:r>
      <w:r w:rsidRPr="00B74DED">
        <w:t> </w:t>
      </w:r>
    </w:p>
    <w:p w14:paraId="225B2E05" w14:textId="77777777" w:rsidR="00C93632" w:rsidRPr="00C93632" w:rsidRDefault="00C93632" w:rsidP="00C93632">
      <w:pPr>
        <w:pStyle w:val="ListParagraph"/>
        <w:numPr>
          <w:ilvl w:val="1"/>
          <w:numId w:val="5"/>
        </w:numPr>
        <w:spacing w:after="120"/>
        <w:contextualSpacing w:val="0"/>
        <w:rPr>
          <w:b/>
          <w:bCs/>
          <w:vanish/>
        </w:rPr>
      </w:pPr>
    </w:p>
    <w:p w14:paraId="226CC2F4" w14:textId="6CD429F9" w:rsidR="003B7814" w:rsidRDefault="00B74DED" w:rsidP="000A4EC3">
      <w:pPr>
        <w:pStyle w:val="Heading-3"/>
      </w:pPr>
      <w:r w:rsidRPr="00B74DED">
        <w:t xml:space="preserve">Enhance User Support: </w:t>
      </w:r>
    </w:p>
    <w:p w14:paraId="4EE4D4DC" w14:textId="6C209188" w:rsidR="00B74DED" w:rsidRPr="00B74DED" w:rsidRDefault="00B74DED" w:rsidP="000D3ED4">
      <w:pPr>
        <w:rPr>
          <w:lang w:val="en-US"/>
        </w:rPr>
      </w:pPr>
      <w:r w:rsidRPr="00B74DED">
        <w:rPr>
          <w:lang w:val="en-US"/>
        </w:rPr>
        <w:t>Upwork should invest in improving customer support services to address user concerns more efficiently. This includes reducing response times, providing comprehensive support resources, and offering personalized assistance to both freelancers and clients (Website Planet, 2023). </w:t>
      </w:r>
    </w:p>
    <w:p w14:paraId="64B2A6A4" w14:textId="77777777" w:rsidR="003B7814" w:rsidRDefault="00B74DED" w:rsidP="000A4EC3">
      <w:pPr>
        <w:pStyle w:val="Heading-3"/>
      </w:pPr>
      <w:r w:rsidRPr="00B74DED">
        <w:t xml:space="preserve">Reduce Fees: </w:t>
      </w:r>
    </w:p>
    <w:p w14:paraId="55A76FA6" w14:textId="22F22007" w:rsidR="00B74DED" w:rsidRPr="00B74DED" w:rsidRDefault="00B74DED" w:rsidP="000D3ED4">
      <w:pPr>
        <w:rPr>
          <w:lang w:val="en-US"/>
        </w:rPr>
      </w:pPr>
      <w:r w:rsidRPr="00B74DED">
        <w:rPr>
          <w:lang w:val="en-US"/>
        </w:rPr>
        <w:t xml:space="preserve">To attract and retain more users, Upwork could consider revising its fee structure. Lowering service fees or offering more competitive pricing tiers, especially for </w:t>
      </w:r>
      <w:r w:rsidR="00AB042C" w:rsidRPr="00B74DED">
        <w:rPr>
          <w:lang w:val="en-US"/>
        </w:rPr>
        <w:t>inexperienced users</w:t>
      </w:r>
      <w:r w:rsidRPr="00B74DED">
        <w:rPr>
          <w:lang w:val="en-US"/>
        </w:rPr>
        <w:t>, can make the platform more appealing and reduce attrition rates (Freelancermap, 2023). </w:t>
      </w:r>
    </w:p>
    <w:p w14:paraId="20768CFA" w14:textId="77777777" w:rsidR="003B7814" w:rsidRDefault="00B74DED" w:rsidP="000A4EC3">
      <w:pPr>
        <w:pStyle w:val="Heading-3"/>
      </w:pPr>
      <w:r w:rsidRPr="00B74DED">
        <w:t xml:space="preserve">Strengthen Policy Enforcement: </w:t>
      </w:r>
    </w:p>
    <w:p w14:paraId="7B6F5C16" w14:textId="4B47E705" w:rsidR="00B74DED" w:rsidRPr="00B74DED" w:rsidRDefault="00B74DED" w:rsidP="000D3ED4">
      <w:pPr>
        <w:rPr>
          <w:lang w:val="en-US"/>
        </w:rPr>
      </w:pPr>
      <w:r w:rsidRPr="00B74DED">
        <w:rPr>
          <w:lang w:val="en-US"/>
        </w:rPr>
        <w:t>Upwork should enhance its policy enforcement mechanisms to prevent fraudulent activities and ensure fairness. Implementing more robust verification processes and employing advanced AI algorithms can help identify and mitigate policy violations (Tech Report, 2023). </w:t>
      </w:r>
    </w:p>
    <w:p w14:paraId="5A5D6065" w14:textId="77777777" w:rsidR="003B7814" w:rsidRDefault="00B74DED" w:rsidP="000A4EC3">
      <w:pPr>
        <w:pStyle w:val="Heading-3"/>
      </w:pPr>
      <w:r w:rsidRPr="00B74DED">
        <w:t xml:space="preserve">Expand Training and Resources: </w:t>
      </w:r>
    </w:p>
    <w:p w14:paraId="1FA35380" w14:textId="79A8C368" w:rsidR="00B74DED" w:rsidRPr="00B74DED" w:rsidRDefault="00B74DED" w:rsidP="000D3ED4">
      <w:pPr>
        <w:rPr>
          <w:lang w:val="en-US"/>
        </w:rPr>
      </w:pPr>
      <w:r w:rsidRPr="00B74DE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 (Wise, 2023). </w:t>
      </w:r>
    </w:p>
    <w:p w14:paraId="28810BA7" w14:textId="77777777" w:rsidR="003B7814" w:rsidRDefault="00B74DED" w:rsidP="000A4EC3">
      <w:pPr>
        <w:pStyle w:val="Heading-3"/>
      </w:pPr>
      <w:r w:rsidRPr="00B74DED">
        <w:t xml:space="preserve">Invest in Emerging Technologies: </w:t>
      </w:r>
    </w:p>
    <w:p w14:paraId="0931B630" w14:textId="5D6FE3BF" w:rsidR="00B74DED" w:rsidRPr="00B74DED" w:rsidRDefault="00B74DED" w:rsidP="000D3ED4">
      <w:pPr>
        <w:rPr>
          <w:lang w:val="en-US"/>
        </w:rPr>
      </w:pPr>
      <w:r w:rsidRPr="00B74DED">
        <w:rPr>
          <w:lang w:val="en-US"/>
        </w:rPr>
        <w:t>Upwork should continue investing in emerging technologies such as AI, machine learning, and blockchain. These technologies can improve matching accuracy, enhance security, and streamline operations, providing a better user experience and maintaining Upwork’s competitive edge (Upwork, 2023). </w:t>
      </w:r>
    </w:p>
    <w:p w14:paraId="340FCE73" w14:textId="77777777" w:rsidR="003B7814" w:rsidRDefault="00B74DED" w:rsidP="000A4EC3">
      <w:pPr>
        <w:pStyle w:val="Heading-3"/>
      </w:pPr>
      <w:r w:rsidRPr="00B74DED">
        <w:t xml:space="preserve">Global Market Expansion: </w:t>
      </w:r>
    </w:p>
    <w:p w14:paraId="1903EF90" w14:textId="1AC28909" w:rsidR="00B74DED" w:rsidRPr="00B74DED" w:rsidRDefault="00B74DED" w:rsidP="000D3ED4">
      <w:pPr>
        <w:rPr>
          <w:lang w:val="en-US"/>
        </w:rPr>
      </w:pPr>
      <w:r w:rsidRPr="00B74DED">
        <w:rPr>
          <w:lang w:val="en-US"/>
        </w:rPr>
        <w:t>To capture new user bases, Upwork should focus on expanding its presence in emerging markets. Localizing the platform, tailoring marketing strategies to regional preferences, and forming partnerships with local businesses can drive growth in these areas (EarthWeb, 2023). </w:t>
      </w:r>
    </w:p>
    <w:p w14:paraId="5BD52392" w14:textId="77777777" w:rsidR="003B7814" w:rsidRDefault="00B74DED" w:rsidP="000A4EC3">
      <w:pPr>
        <w:pStyle w:val="Heading-3"/>
      </w:pPr>
      <w:r w:rsidRPr="00B74DED">
        <w:t xml:space="preserve">Enhance Community Engagement: </w:t>
      </w:r>
    </w:p>
    <w:p w14:paraId="6D8F5C90" w14:textId="14DF7696" w:rsidR="00B74DED" w:rsidRPr="00B74DED" w:rsidRDefault="00B74DED" w:rsidP="000D3ED4">
      <w:pPr>
        <w:rPr>
          <w:lang w:val="en-US"/>
        </w:rPr>
      </w:pPr>
      <w:r w:rsidRPr="00B74DED">
        <w:rPr>
          <w:lang w:val="en-US"/>
        </w:rPr>
        <w:t>Building and nurturing a strong community of freelancers and clients can enhance user loyalty and satisfaction. Upwork should continue to leverage social media for community building, encourage user-generated content, and facilitate peer-to-peer support and networking (Khris Digital, 2023). </w:t>
      </w:r>
    </w:p>
    <w:p w14:paraId="025513A6" w14:textId="77777777" w:rsidR="003B7814" w:rsidRDefault="00B74DED" w:rsidP="000A4EC3">
      <w:pPr>
        <w:pStyle w:val="Heading-3"/>
      </w:pPr>
      <w:r w:rsidRPr="00B74DED">
        <w:t xml:space="preserve">Monitor Regulatory Changes: </w:t>
      </w:r>
    </w:p>
    <w:p w14:paraId="2FDF01DD" w14:textId="11C309A1" w:rsidR="00B74DED" w:rsidRPr="00B74DED" w:rsidRDefault="00B74DED" w:rsidP="000D3ED4">
      <w:pPr>
        <w:rPr>
          <w:lang w:val="en-US"/>
        </w:rPr>
      </w:pPr>
      <w:r w:rsidRPr="00B74DED">
        <w:rPr>
          <w:lang w:val="en-US"/>
        </w:rPr>
        <w:t>Upwork must stay ahead of regulatory changes affecting the gig economy. Proactively engaging with policymakers and adapting to new regulations can help mitigate potential risks and ensure compliance, protecting Upwork’s business model (Freelancermap, 2023).</w:t>
      </w:r>
    </w:p>
    <w:p w14:paraId="19575760" w14:textId="77777777" w:rsidR="00B74DED" w:rsidRDefault="00B74DED" w:rsidP="000D3ED4">
      <w:pPr>
        <w:rPr>
          <w:lang w:val="en-US"/>
        </w:rPr>
      </w:pPr>
      <w:r w:rsidRPr="00B74DED">
        <w:rPr>
          <w:lang w:val="en-US"/>
        </w:rPr>
        <w:t>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6403E0AD" w14:textId="257E7767" w:rsidR="00DF39D5" w:rsidRPr="00B74DED" w:rsidRDefault="006E7E07" w:rsidP="004C5668">
      <w:pPr>
        <w:pStyle w:val="Heading2"/>
      </w:pPr>
      <w:r>
        <w:t>Personal Experience</w:t>
      </w:r>
    </w:p>
    <w:p w14:paraId="4AF5E581" w14:textId="77777777" w:rsidR="00CC746A" w:rsidRDefault="00CC746A" w:rsidP="000D3ED4"/>
    <w:p w14:paraId="5EC73B9F" w14:textId="77777777" w:rsidR="00517C93" w:rsidRDefault="00517C93" w:rsidP="000D3ED4"/>
    <w:p w14:paraId="73AD3D3D" w14:textId="77777777" w:rsidR="00517C93" w:rsidRDefault="00517C93" w:rsidP="000D3ED4"/>
    <w:p w14:paraId="30DF9E8E" w14:textId="77777777" w:rsidR="004B464C" w:rsidRDefault="004B464C" w:rsidP="000D3ED4"/>
    <w:p w14:paraId="5F210399" w14:textId="77777777" w:rsidR="004B464C" w:rsidRDefault="004B464C" w:rsidP="000D3ED4"/>
    <w:p w14:paraId="18465B74" w14:textId="77777777" w:rsidR="004B464C" w:rsidRDefault="004B464C" w:rsidP="000D3ED4"/>
    <w:p w14:paraId="554B7427" w14:textId="77777777" w:rsidR="004B464C" w:rsidRDefault="004B464C" w:rsidP="000D3ED4"/>
    <w:p w14:paraId="70EC3379" w14:textId="77777777" w:rsidR="004B464C" w:rsidRDefault="004B464C" w:rsidP="000D3ED4"/>
    <w:p w14:paraId="2A1997C8" w14:textId="77777777" w:rsidR="004B464C" w:rsidRDefault="004B464C" w:rsidP="000D3ED4"/>
    <w:p w14:paraId="6E7B692E" w14:textId="77777777" w:rsidR="004B464C" w:rsidRDefault="004B464C" w:rsidP="000D3ED4"/>
    <w:p w14:paraId="1536A401" w14:textId="77777777" w:rsidR="004B464C" w:rsidRDefault="004B464C" w:rsidP="000D3ED4"/>
    <w:p w14:paraId="34FCA0C4" w14:textId="77777777" w:rsidR="004B464C" w:rsidRDefault="004B464C" w:rsidP="000D3ED4"/>
    <w:p w14:paraId="38D39E00" w14:textId="77777777" w:rsidR="004B464C" w:rsidRDefault="004B464C" w:rsidP="000D3ED4"/>
    <w:p w14:paraId="0F4E95A6" w14:textId="77777777" w:rsidR="004B464C" w:rsidRDefault="004B464C" w:rsidP="000D3ED4"/>
    <w:p w14:paraId="3EF572BA" w14:textId="77777777" w:rsidR="004B464C" w:rsidRDefault="004B464C" w:rsidP="000D3ED4"/>
    <w:p w14:paraId="342D5C9D" w14:textId="77777777" w:rsidR="004B464C" w:rsidRDefault="004B464C" w:rsidP="000D3ED4"/>
    <w:p w14:paraId="74C44F57" w14:textId="77777777" w:rsidR="004B464C" w:rsidRDefault="004B464C" w:rsidP="000D3ED4"/>
    <w:p w14:paraId="5BAEC280" w14:textId="77777777" w:rsidR="004B464C" w:rsidRDefault="004B464C" w:rsidP="000D3ED4"/>
    <w:p w14:paraId="788D9C0E" w14:textId="77777777" w:rsidR="004B464C" w:rsidRDefault="004B464C" w:rsidP="000D3ED4"/>
    <w:p w14:paraId="44E1D6D7" w14:textId="77777777" w:rsidR="004B464C" w:rsidRDefault="004B464C" w:rsidP="000D3ED4"/>
    <w:p w14:paraId="23DE5A2D" w14:textId="77777777" w:rsidR="004B464C" w:rsidRDefault="004B464C" w:rsidP="000D3ED4"/>
    <w:p w14:paraId="15FC0D90" w14:textId="77777777" w:rsidR="004B464C" w:rsidRDefault="004B464C" w:rsidP="000D3ED4"/>
    <w:sdt>
      <w:sdtPr>
        <w:rPr>
          <w:b w:val="0"/>
          <w:bCs w:val="0"/>
          <w:smallCaps w:val="0"/>
          <w:sz w:val="22"/>
        </w:rPr>
        <w:id w:val="2040860081"/>
        <w:docPartObj>
          <w:docPartGallery w:val="Bibliographies"/>
          <w:docPartUnique/>
        </w:docPartObj>
      </w:sdtPr>
      <w:sdtContent>
        <w:p w14:paraId="4685BB73" w14:textId="00CAAED6" w:rsidR="00AB2BB3" w:rsidRDefault="00215F23" w:rsidP="006336E1">
          <w:pPr>
            <w:pStyle w:val="Heading1"/>
          </w:pPr>
          <w:r>
            <w:t xml:space="preserve"> </w:t>
          </w:r>
          <w:r w:rsidR="00AB2BB3">
            <w:t>References</w:t>
          </w:r>
        </w:p>
        <w:sdt>
          <w:sdtPr>
            <w:id w:val="-573587230"/>
            <w:bibliography/>
          </w:sdtPr>
          <w:sdtContent>
            <w:p w14:paraId="1F82DD4F" w14:textId="77777777" w:rsidR="000E2611" w:rsidRDefault="00AB2BB3" w:rsidP="000E2611">
              <w:pPr>
                <w:pStyle w:val="Bibliography"/>
                <w:ind w:left="720" w:hanging="720"/>
                <w:rPr>
                  <w:noProof/>
                  <w:sz w:val="24"/>
                </w:rPr>
              </w:pPr>
              <w:r>
                <w:fldChar w:fldCharType="begin"/>
              </w:r>
              <w:r>
                <w:instrText xml:space="preserve"> BIBLIOGRAPHY </w:instrText>
              </w:r>
              <w:r>
                <w:fldChar w:fldCharType="separate"/>
              </w:r>
              <w:r w:rsidR="000E2611">
                <w:rPr>
                  <w:noProof/>
                </w:rPr>
                <w:t xml:space="preserve">Similarweb LTD. (2024, January). </w:t>
              </w:r>
              <w:r w:rsidR="000E2611">
                <w:rPr>
                  <w:i/>
                  <w:iCs/>
                  <w:noProof/>
                </w:rPr>
                <w:t>upwork.com Traffic &amp; Engagement Analysis.</w:t>
              </w:r>
              <w:r w:rsidR="000E2611">
                <w:rPr>
                  <w:noProof/>
                </w:rPr>
                <w:t xml:space="preserve"> Retrieved February 23, 2024, from https://www.similarweb.com/website/upwork.com/#overview</w:t>
              </w:r>
            </w:p>
            <w:p w14:paraId="7A70EE39" w14:textId="77777777" w:rsidR="000E2611" w:rsidRDefault="000E2611" w:rsidP="000E2611">
              <w:pPr>
                <w:pStyle w:val="Bibliography"/>
                <w:ind w:left="720" w:hanging="720"/>
                <w:rPr>
                  <w:noProof/>
                </w:rPr>
              </w:pPr>
              <w:r>
                <w:rPr>
                  <w:noProof/>
                </w:rPr>
                <w:t xml:space="preserve">Beckman, J. (2023, October 30). </w:t>
              </w:r>
              <w:r>
                <w:rPr>
                  <w:i/>
                  <w:iCs/>
                  <w:noProof/>
                </w:rPr>
                <w:t>80+ Upwork Statistics in 2023: Revenue, Users &amp; More.</w:t>
              </w:r>
              <w:r>
                <w:rPr>
                  <w:noProof/>
                </w:rPr>
                <w:t xml:space="preserve"> Retrieved February 23, 2024, from Techreport: https://techreport.com/statistics/upwork-statistics/</w:t>
              </w:r>
            </w:p>
            <w:p w14:paraId="596FE855" w14:textId="77777777" w:rsidR="000E2611" w:rsidRDefault="000E2611" w:rsidP="000E2611">
              <w:pPr>
                <w:pStyle w:val="Bibliography"/>
                <w:ind w:left="720" w:hanging="720"/>
                <w:rPr>
                  <w:noProof/>
                </w:rPr>
              </w:pPr>
              <w:r>
                <w:rPr>
                  <w:noProof/>
                </w:rPr>
                <w:t xml:space="preserve">CB Information Services, Inc. (2024). </w:t>
              </w:r>
              <w:r>
                <w:rPr>
                  <w:i/>
                  <w:iCs/>
                  <w:noProof/>
                </w:rPr>
                <w:t>Upwork Products, Competitors, Financials. Employees, Headquarters.</w:t>
              </w:r>
              <w:r>
                <w:rPr>
                  <w:noProof/>
                </w:rPr>
                <w:t xml:space="preserve"> Retrieved February 23, 2024, from CBINSIGHTS.</w:t>
              </w:r>
            </w:p>
            <w:p w14:paraId="3530E6D0" w14:textId="77777777" w:rsidR="000E2611" w:rsidRDefault="000E2611" w:rsidP="000E2611">
              <w:pPr>
                <w:pStyle w:val="Bibliography"/>
                <w:ind w:left="720" w:hanging="720"/>
                <w:rPr>
                  <w:noProof/>
                </w:rPr>
              </w:pPr>
              <w:r>
                <w:rPr>
                  <w:noProof/>
                </w:rPr>
                <w:t xml:space="preserve">Clennett, S. (2020, Seotember 09). </w:t>
              </w:r>
              <w:r>
                <w:rPr>
                  <w:i/>
                  <w:iCs/>
                  <w:noProof/>
                </w:rPr>
                <w:t>Upwork Review: All you need to know.</w:t>
              </w:r>
              <w:r>
                <w:rPr>
                  <w:noProof/>
                </w:rPr>
                <w:t xml:space="preserve"> Retrieved February 0213, 2024, from Wise Australia Pty Ltd: https://wise.com/au/blog/upwork-review</w:t>
              </w:r>
            </w:p>
            <w:p w14:paraId="30137C8D" w14:textId="77777777" w:rsidR="000E2611" w:rsidRDefault="000E2611" w:rsidP="000E2611">
              <w:pPr>
                <w:pStyle w:val="Bibliography"/>
                <w:ind w:left="720" w:hanging="720"/>
                <w:rPr>
                  <w:noProof/>
                </w:rPr>
              </w:pPr>
              <w:r>
                <w:rPr>
                  <w:noProof/>
                </w:rPr>
                <w:t xml:space="preserve">Comparably, Inc. (2024). </w:t>
              </w:r>
              <w:r>
                <w:rPr>
                  <w:i/>
                  <w:iCs/>
                  <w:noProof/>
                </w:rPr>
                <w:t>Upwork Culture .</w:t>
              </w:r>
              <w:r>
                <w:rPr>
                  <w:noProof/>
                </w:rPr>
                <w:t xml:space="preserve"> (I. Comparably, Ed.) Retrieved February 2023, 2024, from Comparably: https://www.comparably.com/companies/upwork</w:t>
              </w:r>
            </w:p>
            <w:p w14:paraId="769DEF88" w14:textId="77777777" w:rsidR="000E2611" w:rsidRDefault="000E2611" w:rsidP="000E2611">
              <w:pPr>
                <w:pStyle w:val="Bibliography"/>
                <w:ind w:left="720" w:hanging="720"/>
                <w:rPr>
                  <w:noProof/>
                </w:rPr>
              </w:pPr>
              <w:r>
                <w:rPr>
                  <w:noProof/>
                </w:rPr>
                <w:t xml:space="preserve">Doherty, N. (2020, February 03). </w:t>
              </w:r>
              <w:r>
                <w:rPr>
                  <w:i/>
                  <w:iCs/>
                  <w:noProof/>
                </w:rPr>
                <w:t>We Analyzed 2 Million Freelancer Profiles. Here’s Who Earns The Most Money</w:t>
              </w:r>
              <w:r>
                <w:rPr>
                  <w:noProof/>
                </w:rPr>
                <w:t>. (N. Doherty, Editor, &amp; eBiz Facts) Retrieved February 23, 2024, from eBiz Facts: https://ebizfacts.com/best-paying-freelance-jobs/</w:t>
              </w:r>
            </w:p>
            <w:p w14:paraId="23FB2B18" w14:textId="77777777" w:rsidR="000E2611" w:rsidRDefault="000E2611" w:rsidP="000E2611">
              <w:pPr>
                <w:pStyle w:val="Bibliography"/>
                <w:ind w:left="720" w:hanging="720"/>
                <w:rPr>
                  <w:noProof/>
                </w:rPr>
              </w:pPr>
              <w:r>
                <w:rPr>
                  <w:noProof/>
                </w:rPr>
                <w:t xml:space="preserve">freelancermap GmbH. (2024). </w:t>
              </w:r>
              <w:r>
                <w:rPr>
                  <w:i/>
                  <w:iCs/>
                  <w:noProof/>
                </w:rPr>
                <w:t>The Freelancer Study 2024.</w:t>
              </w:r>
              <w:r>
                <w:rPr>
                  <w:noProof/>
                </w:rPr>
                <w:t xml:space="preserve"> freelancermap.com . Nuremberg: freelancermap GmbH. Retrieved Juy 21, 2023, from https://www.freelancermap.com/market-study</w:t>
              </w:r>
            </w:p>
            <w:p w14:paraId="75B106C4" w14:textId="77777777" w:rsidR="000E2611" w:rsidRDefault="000E2611" w:rsidP="000E2611">
              <w:pPr>
                <w:pStyle w:val="Bibliography"/>
                <w:ind w:left="720" w:hanging="720"/>
                <w:rPr>
                  <w:noProof/>
                </w:rPr>
              </w:pPr>
              <w:r>
                <w:rPr>
                  <w:noProof/>
                </w:rPr>
                <w:t xml:space="preserve">Fruhlinger, J. (2020, March 20). </w:t>
              </w:r>
              <w:r>
                <w:rPr>
                  <w:i/>
                  <w:iCs/>
                  <w:noProof/>
                </w:rPr>
                <w:t>1.8 million gig workers were purged from Upwork - here's why</w:t>
              </w:r>
              <w:r>
                <w:rPr>
                  <w:noProof/>
                </w:rPr>
                <w:t>. (Thinknum Alternative Data) Retrieved February 23, 2024, from B2 The Business of Business: https://www.businessofbusiness.com/articles/18-million-users-have-been-purged-from-gig-economy-site-upwork/</w:t>
              </w:r>
            </w:p>
            <w:p w14:paraId="235D7F3F" w14:textId="77777777" w:rsidR="000E2611" w:rsidRDefault="000E2611" w:rsidP="000E2611">
              <w:pPr>
                <w:pStyle w:val="Bibliography"/>
                <w:ind w:left="720" w:hanging="720"/>
                <w:rPr>
                  <w:noProof/>
                </w:rPr>
              </w:pPr>
              <w:r>
                <w:rPr>
                  <w:noProof/>
                </w:rPr>
                <w:t xml:space="preserve">Gallagher, K. (2021). </w:t>
              </w:r>
              <w:r>
                <w:rPr>
                  <w:i/>
                  <w:iCs/>
                  <w:noProof/>
                </w:rPr>
                <w:t>Upwork Study Finds 59 Million Americans Freelancing Amid Turbulent Labor Market.</w:t>
              </w:r>
              <w:r>
                <w:rPr>
                  <w:noProof/>
                </w:rPr>
                <w:t xml:space="preserve"> San Francisco: Upwork Inc. Retrieved February 23, 2024, from https://investors.upwork.com/node/8816/pdf</w:t>
              </w:r>
            </w:p>
            <w:p w14:paraId="54E7590B" w14:textId="77777777" w:rsidR="000E2611" w:rsidRDefault="000E2611" w:rsidP="000E2611">
              <w:pPr>
                <w:pStyle w:val="Bibliography"/>
                <w:ind w:left="720" w:hanging="720"/>
                <w:rPr>
                  <w:noProof/>
                </w:rPr>
              </w:pPr>
              <w:r>
                <w:rPr>
                  <w:noProof/>
                </w:rPr>
                <w:t xml:space="preserve">Gertenbach, E. (2024, June 13). </w:t>
              </w:r>
              <w:r>
                <w:rPr>
                  <w:i/>
                  <w:iCs/>
                  <w:noProof/>
                </w:rPr>
                <w:t>The Most In-Demand Skills and Jobs for 2024.</w:t>
              </w:r>
              <w:r>
                <w:rPr>
                  <w:noProof/>
                </w:rPr>
                <w:t xml:space="preserve"> Retrieved July 13, 2024, from UpWork: https://www.upwork.com/resources/in-demand-jobs-and-skills</w:t>
              </w:r>
            </w:p>
            <w:p w14:paraId="4A4FEDF0" w14:textId="77777777" w:rsidR="000E2611" w:rsidRDefault="000E2611" w:rsidP="000E2611">
              <w:pPr>
                <w:pStyle w:val="Bibliography"/>
                <w:ind w:left="720" w:hanging="720"/>
                <w:rPr>
                  <w:noProof/>
                </w:rPr>
              </w:pPr>
              <w:r>
                <w:rPr>
                  <w:noProof/>
                </w:rPr>
                <w:t xml:space="preserve">Glassdoor LLC. (2024). </w:t>
              </w:r>
              <w:r>
                <w:rPr>
                  <w:i/>
                  <w:iCs/>
                  <w:noProof/>
                </w:rPr>
                <w:t>Upwork Overview.</w:t>
              </w:r>
              <w:r>
                <w:rPr>
                  <w:noProof/>
                </w:rPr>
                <w:t xml:space="preserve"> (G. LLC., Ed.) Retrieved February 23, 2024, from Glassdoor: https://www.glassdoor.com/Overview/Working-at-Upwork-EI_IE993959.11,17.htm</w:t>
              </w:r>
            </w:p>
            <w:p w14:paraId="7767DC16" w14:textId="77777777" w:rsidR="000E2611" w:rsidRDefault="000E2611" w:rsidP="000E2611">
              <w:pPr>
                <w:pStyle w:val="Bibliography"/>
                <w:ind w:left="720" w:hanging="720"/>
                <w:rPr>
                  <w:noProof/>
                </w:rPr>
              </w:pPr>
              <w:r>
                <w:rPr>
                  <w:noProof/>
                </w:rPr>
                <w:t xml:space="preserve">Holder, M. (2022, February 11). </w:t>
              </w:r>
              <w:r>
                <w:rPr>
                  <w:i/>
                  <w:iCs/>
                  <w:noProof/>
                </w:rPr>
                <w:t>Upwork: Compelling After Normalization</w:t>
              </w:r>
              <w:r>
                <w:rPr>
                  <w:noProof/>
                </w:rPr>
                <w:t>. (S. F. Capital, Editor, &amp; Seeking Alpha) Retrieved February 23, 2024, from Seeking Alpha: https://seekingalpha.com/article/4486240-upwork-earnings-stock-compelling-after-normalization</w:t>
              </w:r>
            </w:p>
            <w:p w14:paraId="66733844" w14:textId="77777777" w:rsidR="000E2611" w:rsidRDefault="000E2611" w:rsidP="000E2611">
              <w:pPr>
                <w:pStyle w:val="Bibliography"/>
                <w:ind w:left="720" w:hanging="720"/>
                <w:rPr>
                  <w:noProof/>
                </w:rPr>
              </w:pPr>
              <w:r>
                <w:rPr>
                  <w:noProof/>
                </w:rPr>
                <w:t xml:space="preserve">K, V. (2023, March 22). </w:t>
              </w:r>
              <w:r>
                <w:rPr>
                  <w:i/>
                  <w:iCs/>
                  <w:noProof/>
                </w:rPr>
                <w:t>How many active freelancers here (Upwork) with unlocked profiles?</w:t>
              </w:r>
              <w:r>
                <w:rPr>
                  <w:noProof/>
                </w:rPr>
                <w:t xml:space="preserve"> (Upwork) Retrieved February 23, 2024, from Upwork Community: https://community.upwork.com/t5/Freelancers/How-many-active-freelancers-here-Upwork-with-unlocked-profiles/m-p/582945/highlight/true#M353919</w:t>
              </w:r>
            </w:p>
            <w:p w14:paraId="6D4287B4" w14:textId="77777777" w:rsidR="000E2611" w:rsidRDefault="000E2611" w:rsidP="000E2611">
              <w:pPr>
                <w:pStyle w:val="Bibliography"/>
                <w:ind w:left="720" w:hanging="720"/>
                <w:rPr>
                  <w:noProof/>
                </w:rPr>
              </w:pPr>
              <w:r>
                <w:rPr>
                  <w:noProof/>
                </w:rPr>
                <w:t xml:space="preserve">Kempton, B. (2023, October 27). </w:t>
              </w:r>
              <w:r>
                <w:rPr>
                  <w:i/>
                  <w:iCs/>
                  <w:noProof/>
                </w:rPr>
                <w:t>Gig Economy Statistics and Key Takeaways for 2024.</w:t>
              </w:r>
              <w:r>
                <w:rPr>
                  <w:noProof/>
                </w:rPr>
                <w:t xml:space="preserve"> Retrieved July 13, 2024, from UpWork: https://www.upwork.com/resources/gig-economy-statistics</w:t>
              </w:r>
            </w:p>
            <w:p w14:paraId="2C5D0006" w14:textId="77777777" w:rsidR="000E2611" w:rsidRDefault="000E2611" w:rsidP="000E2611">
              <w:pPr>
                <w:pStyle w:val="Bibliography"/>
                <w:ind w:left="720" w:hanging="720"/>
                <w:rPr>
                  <w:noProof/>
                </w:rPr>
              </w:pPr>
              <w:r>
                <w:rPr>
                  <w:noProof/>
                </w:rPr>
                <w:t xml:space="preserve">Macrotrends. (2023). </w:t>
              </w:r>
              <w:r>
                <w:rPr>
                  <w:i/>
                  <w:iCs/>
                  <w:noProof/>
                </w:rPr>
                <w:t>Upwork Financial Statements 2016-2023 | UPWK.</w:t>
              </w:r>
              <w:r>
                <w:rPr>
                  <w:noProof/>
                </w:rPr>
                <w:t xml:space="preserve"> Retrieved February 23, 2024, from Macrotrends: https://www.macrotrends.net/stocks/charts/UPWK/upwork/financial-statements</w:t>
              </w:r>
            </w:p>
            <w:p w14:paraId="06D6B4EF" w14:textId="77777777" w:rsidR="000E2611" w:rsidRDefault="000E2611" w:rsidP="000E2611">
              <w:pPr>
                <w:pStyle w:val="Bibliography"/>
                <w:ind w:left="720" w:hanging="720"/>
                <w:rPr>
                  <w:noProof/>
                </w:rPr>
              </w:pPr>
              <w:r>
                <w:rPr>
                  <w:noProof/>
                </w:rPr>
                <w:t xml:space="preserve">Melidoniotis, A. (2024, June 21). </w:t>
              </w:r>
              <w:r>
                <w:rPr>
                  <w:i/>
                  <w:iCs/>
                  <w:noProof/>
                </w:rPr>
                <w:t>Upwork Review: Does It Meet Our Expectations in 2024?</w:t>
              </w:r>
              <w:r>
                <w:rPr>
                  <w:noProof/>
                </w:rPr>
                <w:t xml:space="preserve"> Retrieved July 13, 2024, from websiteplanet.com: https://www.websiteplanet.com/freelance-websites/upwork/</w:t>
              </w:r>
            </w:p>
            <w:p w14:paraId="75E7E4A0" w14:textId="77777777" w:rsidR="000E2611" w:rsidRDefault="000E2611" w:rsidP="000E2611">
              <w:pPr>
                <w:pStyle w:val="Bibliography"/>
                <w:ind w:left="720" w:hanging="720"/>
                <w:rPr>
                  <w:noProof/>
                </w:rPr>
              </w:pPr>
              <w:r>
                <w:rPr>
                  <w:noProof/>
                </w:rPr>
                <w:t xml:space="preserve">Paterson, S. A. (2016, October 23). </w:t>
              </w:r>
              <w:r>
                <w:rPr>
                  <w:i/>
                  <w:iCs/>
                  <w:noProof/>
                </w:rPr>
                <w:t>Why you should never use Upwork, ever.</w:t>
              </w:r>
              <w:r>
                <w:rPr>
                  <w:noProof/>
                </w:rPr>
                <w:t xml:space="preserve"> Retrieved July 13, 2024, from Diacover Anything: https://hackernoon.com/why-you-should-never-use-upwork-ever-5c62848bdf46</w:t>
              </w:r>
            </w:p>
            <w:p w14:paraId="5C3AC9FB" w14:textId="77777777" w:rsidR="000E2611" w:rsidRDefault="000E2611" w:rsidP="000E2611">
              <w:pPr>
                <w:pStyle w:val="Bibliography"/>
                <w:ind w:left="720" w:hanging="720"/>
                <w:rPr>
                  <w:noProof/>
                </w:rPr>
              </w:pPr>
              <w:r>
                <w:rPr>
                  <w:noProof/>
                </w:rPr>
                <w:t xml:space="preserve">Sensor Tower. (2024, February 23). </w:t>
              </w:r>
              <w:r>
                <w:rPr>
                  <w:i/>
                  <w:iCs/>
                  <w:noProof/>
                </w:rPr>
                <w:t>Top Grossing Apps, US.</w:t>
              </w:r>
              <w:r>
                <w:rPr>
                  <w:noProof/>
                </w:rPr>
                <w:t xml:space="preserve"> (S. Tower, Ed.) Retrieved February 23, 2024, from Sensor Tower: https://app.sensortower.com/top-charts?category=0&amp;country=US&amp;date=2024-02-23&amp;device=iphone&amp;os=ios</w:t>
              </w:r>
            </w:p>
            <w:p w14:paraId="566385C3" w14:textId="77777777" w:rsidR="000E2611" w:rsidRDefault="000E2611" w:rsidP="000E2611">
              <w:pPr>
                <w:pStyle w:val="Bibliography"/>
                <w:ind w:left="720" w:hanging="720"/>
                <w:rPr>
                  <w:noProof/>
                </w:rPr>
              </w:pPr>
              <w:r>
                <w:rPr>
                  <w:noProof/>
                </w:rPr>
                <w:t xml:space="preserve">Steven, K. (2024, Januay 11). </w:t>
              </w:r>
              <w:r>
                <w:rPr>
                  <w:i/>
                  <w:iCs/>
                  <w:noProof/>
                </w:rPr>
                <w:t>40+ Incredible Upwork Statistics 2024 (revenue facts).</w:t>
              </w:r>
              <w:r>
                <w:rPr>
                  <w:noProof/>
                </w:rPr>
                <w:t xml:space="preserve"> Retrieved July 13, 2024, from Khris Digital: https://khrisdigital.com/upwork-statistics/</w:t>
              </w:r>
            </w:p>
            <w:p w14:paraId="430F730A" w14:textId="77777777" w:rsidR="000E2611" w:rsidRDefault="000E2611" w:rsidP="000E2611">
              <w:pPr>
                <w:pStyle w:val="Bibliography"/>
                <w:ind w:left="720" w:hanging="720"/>
                <w:rPr>
                  <w:noProof/>
                </w:rPr>
              </w:pPr>
              <w:r>
                <w:rPr>
                  <w:noProof/>
                </w:rPr>
                <w:t xml:space="preserve">The Upwork Team. (2023, Julye 13). </w:t>
              </w:r>
              <w:r>
                <w:rPr>
                  <w:i/>
                  <w:iCs/>
                  <w:noProof/>
                </w:rPr>
                <w:t>19 Highest-Paying Freelance Jobs in 2024</w:t>
              </w:r>
              <w:r>
                <w:rPr>
                  <w:noProof/>
                </w:rPr>
                <w:t>. (Upwork Inc.) Retrieved February 23, 2024, from Upwork: https://www.upwork.com/resources/highest-paying-freelance-jobs#highest-paying</w:t>
              </w:r>
            </w:p>
            <w:p w14:paraId="42BD215F" w14:textId="77777777" w:rsidR="000E2611" w:rsidRDefault="000E2611" w:rsidP="000E2611">
              <w:pPr>
                <w:pStyle w:val="Bibliography"/>
                <w:ind w:left="720" w:hanging="720"/>
                <w:rPr>
                  <w:noProof/>
                </w:rPr>
              </w:pPr>
              <w:r>
                <w:rPr>
                  <w:noProof/>
                </w:rPr>
                <w:t xml:space="preserve">Todorov, A. G. (2023, May 12). </w:t>
              </w:r>
              <w:r>
                <w:rPr>
                  <w:i/>
                  <w:iCs/>
                  <w:noProof/>
                </w:rPr>
                <w:t>104 Essential Freelance Stats 2024 [Facts and Trends].</w:t>
              </w:r>
              <w:r>
                <w:rPr>
                  <w:noProof/>
                </w:rPr>
                <w:t xml:space="preserve"> Retrieved July 13, 2024, from Thrive my way: https://thrivemyway.com/freelance-stats/</w:t>
              </w:r>
            </w:p>
            <w:p w14:paraId="6CB61213" w14:textId="77777777" w:rsidR="000E2611" w:rsidRDefault="000E2611" w:rsidP="000E2611">
              <w:pPr>
                <w:pStyle w:val="Bibliography"/>
                <w:ind w:left="720" w:hanging="720"/>
                <w:rPr>
                  <w:noProof/>
                </w:rPr>
              </w:pPr>
              <w:r>
                <w:rPr>
                  <w:noProof/>
                </w:rPr>
                <w:t xml:space="preserve">Upwork Inc. (2024). </w:t>
              </w:r>
              <w:r>
                <w:rPr>
                  <w:i/>
                  <w:iCs/>
                  <w:noProof/>
                </w:rPr>
                <w:t>Client Marketplace and Contract Initiation Fees</w:t>
              </w:r>
              <w:r>
                <w:rPr>
                  <w:noProof/>
                </w:rPr>
                <w:t>. (Upwork Inc.) Retrieved February 23, 2024, from Upwork Support: https://support.upwork.com/hc/en-us/articles/4660220468499-Client-Marketplace-and-Contract-Initiation-Fees</w:t>
              </w:r>
            </w:p>
            <w:p w14:paraId="1FE05791" w14:textId="77777777" w:rsidR="000E2611" w:rsidRDefault="000E2611" w:rsidP="000E2611">
              <w:pPr>
                <w:pStyle w:val="Bibliography"/>
                <w:ind w:left="720" w:hanging="720"/>
                <w:rPr>
                  <w:noProof/>
                </w:rPr>
              </w:pPr>
              <w:r>
                <w:rPr>
                  <w:noProof/>
                </w:rPr>
                <w:t xml:space="preserve">Upwork Inc. (2024). </w:t>
              </w:r>
              <w:r>
                <w:rPr>
                  <w:i/>
                  <w:iCs/>
                  <w:noProof/>
                </w:rPr>
                <w:t>Freelancer Service Fees</w:t>
              </w:r>
              <w:r>
                <w:rPr>
                  <w:noProof/>
                </w:rPr>
                <w:t>. (Upwork Inc.) Retrieved February 23, 2024, from Upwork: https://support.upwork.com/hc/en-us/articles/211062538-Freelancer-Service-Fees</w:t>
              </w:r>
            </w:p>
            <w:p w14:paraId="7C8C2878" w14:textId="77777777" w:rsidR="000E2611" w:rsidRDefault="000E2611" w:rsidP="000E2611">
              <w:pPr>
                <w:pStyle w:val="Bibliography"/>
                <w:ind w:left="720" w:hanging="720"/>
                <w:rPr>
                  <w:noProof/>
                </w:rPr>
              </w:pPr>
              <w:r>
                <w:rPr>
                  <w:noProof/>
                </w:rPr>
                <w:t xml:space="preserve">Upwork Inc. (2024). </w:t>
              </w:r>
              <w:r>
                <w:rPr>
                  <w:i/>
                  <w:iCs/>
                  <w:noProof/>
                </w:rPr>
                <w:t>Top Rated Apps</w:t>
              </w:r>
              <w:r>
                <w:rPr>
                  <w:noProof/>
                </w:rPr>
                <w:t>. (Upwork Inc.) Retrieved February 23, 2024, from https://support.upwork.com/hc/en-us/articles/211068468-Top-Rated</w:t>
              </w:r>
            </w:p>
            <w:p w14:paraId="27F978C9" w14:textId="77777777" w:rsidR="000E2611" w:rsidRDefault="000E2611" w:rsidP="000E2611">
              <w:pPr>
                <w:pStyle w:val="Bibliography"/>
                <w:ind w:left="720" w:hanging="720"/>
                <w:rPr>
                  <w:noProof/>
                </w:rPr>
              </w:pPr>
              <w:r>
                <w:rPr>
                  <w:noProof/>
                </w:rPr>
                <w:t xml:space="preserve">Upwork Inc., Investor Relations. (2022). </w:t>
              </w:r>
              <w:r>
                <w:rPr>
                  <w:i/>
                  <w:iCs/>
                  <w:noProof/>
                </w:rPr>
                <w:t>Q1 2022 Shareholder Letter.</w:t>
              </w:r>
              <w:r>
                <w:rPr>
                  <w:noProof/>
                </w:rPr>
                <w:t xml:space="preserve"> San Francisco: Upwork Inc. Retrieved 02 23, 2024, from https://investors.upwork.com/static-files/28d7a49a-75bd-4eb9-b57f-96b0ec3ed378</w:t>
              </w:r>
            </w:p>
            <w:p w14:paraId="289B6DCB" w14:textId="77777777" w:rsidR="000E2611" w:rsidRDefault="000E2611" w:rsidP="000E2611">
              <w:pPr>
                <w:pStyle w:val="Bibliography"/>
                <w:ind w:left="720" w:hanging="720"/>
                <w:rPr>
                  <w:noProof/>
                </w:rPr>
              </w:pPr>
              <w:r>
                <w:rPr>
                  <w:noProof/>
                </w:rPr>
                <w:t xml:space="preserve">Upwork Inc., Investor Relations. (2023). </w:t>
              </w:r>
              <w:r>
                <w:rPr>
                  <w:i/>
                  <w:iCs/>
                  <w:noProof/>
                </w:rPr>
                <w:t>Q1 2023 Shareholder Letter.</w:t>
              </w:r>
              <w:r>
                <w:rPr>
                  <w:noProof/>
                </w:rPr>
                <w:t xml:space="preserve"> San Francisco: Upwork Inc. Retrieved February 23, 2024, from https://investors.upwork.com/static-files/02975692-9913-4671-9c20-96528dd88634</w:t>
              </w:r>
            </w:p>
            <w:p w14:paraId="6DCFD61E" w14:textId="77777777" w:rsidR="000E2611" w:rsidRDefault="000E2611" w:rsidP="000E2611">
              <w:pPr>
                <w:pStyle w:val="Bibliography"/>
                <w:ind w:left="720" w:hanging="720"/>
                <w:rPr>
                  <w:noProof/>
                </w:rPr>
              </w:pPr>
              <w:r>
                <w:rPr>
                  <w:noProof/>
                </w:rPr>
                <w:t xml:space="preserve">Upwork Inc., Investor Relations. (2023). </w:t>
              </w:r>
              <w:r>
                <w:rPr>
                  <w:i/>
                  <w:iCs/>
                  <w:noProof/>
                </w:rPr>
                <w:t>Q2 2021 Shareholder Letter.</w:t>
              </w:r>
              <w:r>
                <w:rPr>
                  <w:noProof/>
                </w:rPr>
                <w:t xml:space="preserve"> San Francisco: Upwork Inc. Retrieved February 23, 2024, from https://investors.upwork.com/static-files/820e9a32-eacc-45ec-8222-d453f555f040</w:t>
              </w:r>
            </w:p>
            <w:p w14:paraId="595620C7" w14:textId="77777777" w:rsidR="000E2611" w:rsidRDefault="000E2611" w:rsidP="000E2611">
              <w:pPr>
                <w:pStyle w:val="Bibliography"/>
                <w:ind w:left="720" w:hanging="720"/>
                <w:rPr>
                  <w:noProof/>
                </w:rPr>
              </w:pPr>
              <w:r>
                <w:rPr>
                  <w:noProof/>
                </w:rPr>
                <w:t xml:space="preserve">Wikipedia contributors. (2024, February 21). </w:t>
              </w:r>
              <w:r>
                <w:rPr>
                  <w:i/>
                  <w:iCs/>
                  <w:noProof/>
                </w:rPr>
                <w:t>Upwork.</w:t>
              </w:r>
              <w:r>
                <w:rPr>
                  <w:noProof/>
                </w:rPr>
                <w:t xml:space="preserve"> Retrieved February 23, 2024, from Wikipedia, The Free Encyclopedia.: https://en.wikipedia.org/w/index.php?title=Upwork&amp;oldid=1209348510</w:t>
              </w:r>
            </w:p>
            <w:p w14:paraId="58345113" w14:textId="77777777" w:rsidR="000E2611" w:rsidRDefault="000E2611" w:rsidP="000E2611">
              <w:pPr>
                <w:pStyle w:val="Bibliography"/>
                <w:ind w:left="720" w:hanging="720"/>
                <w:rPr>
                  <w:noProof/>
                </w:rPr>
              </w:pPr>
              <w:r>
                <w:rPr>
                  <w:noProof/>
                </w:rPr>
                <w:t xml:space="preserve">Wise, J. (2023, June 25). </w:t>
              </w:r>
              <w:r>
                <w:rPr>
                  <w:i/>
                  <w:iCs/>
                  <w:noProof/>
                </w:rPr>
                <w:t>How Many People Use UpWork in 2023? (User &amp; Revenue Stats).</w:t>
              </w:r>
              <w:r>
                <w:rPr>
                  <w:noProof/>
                </w:rPr>
                <w:t xml:space="preserve"> Retrieved July 13, 2024, from Earthweb: https://earthweb.com/upwork-users/</w:t>
              </w:r>
            </w:p>
            <w:p w14:paraId="6A173D7C" w14:textId="77777777" w:rsidR="000E2611" w:rsidRDefault="000E2611" w:rsidP="000E2611">
              <w:pPr>
                <w:pStyle w:val="Bibliography"/>
                <w:ind w:left="720" w:hanging="720"/>
                <w:rPr>
                  <w:noProof/>
                </w:rPr>
              </w:pPr>
              <w:r>
                <w:rPr>
                  <w:noProof/>
                </w:rPr>
                <w:t xml:space="preserve">Yahoo! (2022, February 25). </w:t>
              </w:r>
              <w:r>
                <w:rPr>
                  <w:i/>
                  <w:iCs/>
                  <w:noProof/>
                </w:rPr>
                <w:t>Upwork Inc. (NASDAQ:UPWK): Is Breakeven Near?</w:t>
              </w:r>
              <w:r>
                <w:rPr>
                  <w:noProof/>
                </w:rPr>
                <w:t xml:space="preserve"> (Yahoo!) Retrieved February 23, 2024, from Yahoo Finance: https://shorturl.at/mpzP1</w:t>
              </w:r>
            </w:p>
            <w:p w14:paraId="1375097D" w14:textId="5626EB61" w:rsidR="00AB2BB3" w:rsidRDefault="00AB2BB3" w:rsidP="000E2611">
              <w:r>
                <w:rPr>
                  <w:b/>
                  <w:bCs/>
                  <w:noProof/>
                </w:rPr>
                <w:fldChar w:fldCharType="end"/>
              </w:r>
            </w:p>
          </w:sdtContent>
        </w:sdt>
      </w:sdtContent>
    </w:sdt>
    <w:p w14:paraId="2D5CC244" w14:textId="77777777" w:rsidR="00103728" w:rsidRDefault="00103728" w:rsidP="000D3ED4"/>
    <w:sectPr w:rsidR="00103728">
      <w:headerReference w:type="even" r:id="rId20"/>
      <w:headerReference w:type="default" r:id="rId21"/>
      <w:footerReference w:type="even" r:id="rId22"/>
      <w:footerReference w:type="default" r:id="rId23"/>
      <w:headerReference w:type="first" r:id="rId24"/>
      <w:footerReference w:type="first" r:id="rId25"/>
      <w:pgSz w:w="12240" w:h="15840" w:code="0"/>
      <w:pgMar w:top="1440" w:right="1440" w:bottom="1440" w:left="1440" w:header="720" w:footer="720" w:gutter="0"/>
      <w:pgNumType w:start="1"/>
      <w:cols w:space="720"/>
      <w:docGrid w:linePitch="0"/>
      <w:sectPrChange w:id="14" w:author="ph@zinnia.holdings" w:date="2024-07-16T12:10:00Z" w16du:dateUtc="2024-07-16T16:10:00Z">
        <w:sectPr w:rsidR="00103728">
          <w:pgSz w:w="11906" w:h="16838" w:code="9"/>
          <w:pgMar w:top="1701" w:right="1701" w:bottom="1701" w:left="1701" w:header="709" w:footer="709" w:gutter="0"/>
          <w:pgNumType w:start="1"/>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EF4ED" w14:textId="77777777" w:rsidR="00D01CB8" w:rsidRDefault="00D01CB8" w:rsidP="00D4222E">
      <w:pPr>
        <w:spacing w:after="0"/>
      </w:pPr>
      <w:r>
        <w:separator/>
      </w:r>
    </w:p>
  </w:endnote>
  <w:endnote w:type="continuationSeparator" w:id="0">
    <w:p w14:paraId="665F26C7" w14:textId="77777777" w:rsidR="00D01CB8" w:rsidRDefault="00D01CB8" w:rsidP="00D4222E">
      <w:pPr>
        <w:spacing w:after="0"/>
      </w:pPr>
      <w:r>
        <w:continuationSeparator/>
      </w:r>
    </w:p>
  </w:endnote>
  <w:endnote w:type="continuationNotice" w:id="1">
    <w:p w14:paraId="4E1E7F80" w14:textId="77777777" w:rsidR="00D01CB8" w:rsidRDefault="00D01CB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08649" w14:textId="77777777" w:rsidR="00B731EA" w:rsidRDefault="00B73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05" w:type="pct"/>
      <w:tblInd w:w="85" w:type="dxa"/>
      <w:tblCellMar>
        <w:left w:w="0" w:type="dxa"/>
        <w:right w:w="0" w:type="dxa"/>
      </w:tblCellMar>
      <w:tblLook w:val="04A0" w:firstRow="1" w:lastRow="0" w:firstColumn="1" w:lastColumn="0" w:noHBand="0" w:noVBand="1"/>
    </w:tblPr>
    <w:tblGrid>
      <w:gridCol w:w="4264"/>
      <w:gridCol w:w="3669"/>
      <w:gridCol w:w="1249"/>
    </w:tblGrid>
    <w:tr w:rsidR="00D4222E" w:rsidRPr="00FD31A4" w14:paraId="171BBCE3" w14:textId="77777777" w:rsidTr="0032486F">
      <w:trPr>
        <w:trHeight w:val="260"/>
        <w:del w:id="5" w:author="ph@zinnia.holdings" w:date="2024-07-16T12:10:00Z" w16du:dateUtc="2024-07-16T16:10:00Z"/>
      </w:trPr>
      <w:tc>
        <w:tcPr>
          <w:tcW w:w="2322" w:type="pct"/>
        </w:tcPr>
        <w:p w14:paraId="19EF8E0A" w14:textId="77777777" w:rsidR="00D4222E" w:rsidRPr="00C95B09" w:rsidRDefault="00D4222E" w:rsidP="00D4222E">
          <w:pPr>
            <w:tabs>
              <w:tab w:val="center" w:pos="9356"/>
            </w:tabs>
            <w:spacing w:after="0" w:line="259" w:lineRule="auto"/>
            <w:jc w:val="left"/>
            <w:rPr>
              <w:del w:id="6" w:author="ph@zinnia.holdings" w:date="2024-07-16T12:10:00Z" w16du:dateUtc="2024-07-16T16:10:00Z"/>
              <w:caps/>
              <w:color w:val="7F7F7F" w:themeColor="text1" w:themeTint="80"/>
              <w:sz w:val="18"/>
              <w:szCs w:val="18"/>
            </w:rPr>
          </w:pPr>
          <w:bookmarkStart w:id="7" w:name="_Hlk170586080"/>
          <w:del w:id="8" w:author="ph@zinnia.holdings" w:date="2024-07-16T12:10:00Z" w16du:dateUtc="2024-07-16T16:10:00Z">
            <w:r w:rsidRPr="00C95B09">
              <w:rPr>
                <w:b/>
                <w:color w:val="7F7F7F" w:themeColor="text1" w:themeTint="80"/>
                <w:sz w:val="18"/>
              </w:rPr>
              <w:delText>Advancements in Implantable Medical Devices</w:delText>
            </w:r>
          </w:del>
        </w:p>
      </w:tc>
      <w:tc>
        <w:tcPr>
          <w:tcW w:w="1998" w:type="pct"/>
        </w:tcPr>
        <w:p w14:paraId="1628DCF8" w14:textId="77777777" w:rsidR="00D4222E" w:rsidRPr="00C95B09" w:rsidRDefault="00D4222E" w:rsidP="00D4222E">
          <w:pPr>
            <w:pStyle w:val="Footer"/>
            <w:tabs>
              <w:tab w:val="clear" w:pos="4680"/>
              <w:tab w:val="clear" w:pos="9360"/>
            </w:tabs>
            <w:jc w:val="right"/>
            <w:rPr>
              <w:del w:id="9" w:author="ph@zinnia.holdings" w:date="2024-07-16T12:10:00Z" w16du:dateUtc="2024-07-16T16:10:00Z"/>
              <w:b/>
              <w:color w:val="7F7F7F" w:themeColor="text1" w:themeTint="80"/>
              <w:sz w:val="18"/>
            </w:rPr>
          </w:pPr>
          <w:del w:id="10" w:author="ph@zinnia.holdings" w:date="2024-07-16T12:10:00Z" w16du:dateUtc="2024-07-16T16:10:00Z">
            <w:r>
              <w:rPr>
                <w:b/>
                <w:color w:val="7F7F7F" w:themeColor="text1" w:themeTint="80"/>
                <w:sz w:val="18"/>
              </w:rPr>
              <w:delText>July 15</w:delText>
            </w:r>
            <w:r w:rsidRPr="00A73FA5">
              <w:rPr>
                <w:b/>
                <w:color w:val="7F7F7F" w:themeColor="text1" w:themeTint="80"/>
                <w:sz w:val="18"/>
                <w:vertAlign w:val="superscript"/>
              </w:rPr>
              <w:delText>th</w:delText>
            </w:r>
            <w:r>
              <w:rPr>
                <w:b/>
                <w:color w:val="7F7F7F" w:themeColor="text1" w:themeTint="80"/>
                <w:sz w:val="18"/>
              </w:rPr>
              <w:delText>, 2024 - Revised Version</w:delText>
            </w:r>
          </w:del>
        </w:p>
      </w:tc>
      <w:tc>
        <w:tcPr>
          <w:tcW w:w="680" w:type="pct"/>
        </w:tcPr>
        <w:p w14:paraId="38B1C693" w14:textId="77777777" w:rsidR="00D4222E" w:rsidRPr="00CA51B3" w:rsidRDefault="00D4222E" w:rsidP="00D4222E">
          <w:pPr>
            <w:pStyle w:val="Header"/>
            <w:tabs>
              <w:tab w:val="left" w:pos="825"/>
              <w:tab w:val="right" w:pos="3280"/>
            </w:tabs>
            <w:jc w:val="right"/>
            <w:rPr>
              <w:del w:id="11" w:author="ph@zinnia.holdings" w:date="2024-07-16T12:10:00Z" w16du:dateUtc="2024-07-16T16:10:00Z"/>
              <w:color w:val="7F7F7F" w:themeColor="text1" w:themeTint="80"/>
              <w:sz w:val="18"/>
              <w:szCs w:val="18"/>
            </w:rPr>
          </w:pPr>
          <w:del w:id="12" w:author="ph@zinnia.holdings" w:date="2024-07-16T12:10:00Z" w16du:dateUtc="2024-07-16T16:10:00Z">
            <w:r w:rsidRPr="00CA51B3">
              <w:rPr>
                <w:color w:val="7F7F7F" w:themeColor="text1" w:themeTint="80"/>
                <w:sz w:val="18"/>
                <w:szCs w:val="18"/>
              </w:rPr>
              <w:delText xml:space="preserve">Page </w:delText>
            </w:r>
            <w:r w:rsidRPr="00CA51B3">
              <w:rPr>
                <w:b/>
                <w:bCs/>
                <w:color w:val="7F7F7F" w:themeColor="text1" w:themeTint="80"/>
                <w:sz w:val="18"/>
                <w:szCs w:val="18"/>
              </w:rPr>
              <w:fldChar w:fldCharType="begin"/>
            </w:r>
            <w:r w:rsidRPr="00CA51B3">
              <w:rPr>
                <w:b/>
                <w:bCs/>
                <w:color w:val="7F7F7F" w:themeColor="text1" w:themeTint="80"/>
                <w:sz w:val="18"/>
                <w:szCs w:val="18"/>
              </w:rPr>
              <w:delInstrText xml:space="preserve"> PAGE </w:delInstrText>
            </w:r>
            <w:r w:rsidRPr="00CA51B3">
              <w:rPr>
                <w:b/>
                <w:bCs/>
                <w:color w:val="7F7F7F" w:themeColor="text1" w:themeTint="80"/>
                <w:sz w:val="18"/>
                <w:szCs w:val="18"/>
              </w:rPr>
              <w:fldChar w:fldCharType="separate"/>
            </w:r>
            <w:r>
              <w:rPr>
                <w:b/>
                <w:bCs/>
                <w:color w:val="7F7F7F" w:themeColor="text1" w:themeTint="80"/>
                <w:sz w:val="18"/>
                <w:szCs w:val="18"/>
              </w:rPr>
              <w:delText>one</w:delText>
            </w:r>
            <w:r w:rsidRPr="00CA51B3">
              <w:rPr>
                <w:b/>
                <w:bCs/>
                <w:color w:val="7F7F7F" w:themeColor="text1" w:themeTint="80"/>
                <w:sz w:val="18"/>
                <w:szCs w:val="18"/>
              </w:rPr>
              <w:fldChar w:fldCharType="end"/>
            </w:r>
            <w:r w:rsidRPr="00CA51B3">
              <w:rPr>
                <w:color w:val="7F7F7F" w:themeColor="text1" w:themeTint="80"/>
                <w:sz w:val="18"/>
                <w:szCs w:val="18"/>
              </w:rPr>
              <w:delText xml:space="preserve"> of </w:delText>
            </w:r>
            <w:r w:rsidRPr="00CA51B3">
              <w:rPr>
                <w:b/>
                <w:bCs/>
                <w:color w:val="7F7F7F" w:themeColor="text1" w:themeTint="80"/>
                <w:sz w:val="18"/>
                <w:szCs w:val="18"/>
              </w:rPr>
              <w:fldChar w:fldCharType="begin"/>
            </w:r>
            <w:r w:rsidRPr="00CA51B3">
              <w:rPr>
                <w:b/>
                <w:bCs/>
                <w:color w:val="7F7F7F" w:themeColor="text1" w:themeTint="80"/>
                <w:sz w:val="18"/>
                <w:szCs w:val="18"/>
              </w:rPr>
              <w:delInstrText xml:space="preserve"> NUMPAGES  </w:delInstrText>
            </w:r>
            <w:r w:rsidRPr="00CA51B3">
              <w:rPr>
                <w:b/>
                <w:bCs/>
                <w:color w:val="7F7F7F" w:themeColor="text1" w:themeTint="80"/>
                <w:sz w:val="18"/>
                <w:szCs w:val="18"/>
              </w:rPr>
              <w:fldChar w:fldCharType="separate"/>
            </w:r>
            <w:r>
              <w:rPr>
                <w:b/>
                <w:bCs/>
                <w:color w:val="7F7F7F" w:themeColor="text1" w:themeTint="80"/>
                <w:sz w:val="18"/>
                <w:szCs w:val="18"/>
              </w:rPr>
              <w:delText>nine</w:delText>
            </w:r>
            <w:r w:rsidRPr="00CA51B3">
              <w:rPr>
                <w:b/>
                <w:bCs/>
                <w:color w:val="7F7F7F" w:themeColor="text1" w:themeTint="80"/>
                <w:sz w:val="18"/>
                <w:szCs w:val="18"/>
              </w:rPr>
              <w:fldChar w:fldCharType="end"/>
            </w:r>
          </w:del>
        </w:p>
      </w:tc>
    </w:tr>
  </w:tbl>
  <w:bookmarkEnd w:id="7"/>
  <w:p w14:paraId="53332D08" w14:textId="062D02F9" w:rsidR="00D4222E" w:rsidRDefault="0032486F" w:rsidP="000978A0">
    <w:pPr>
      <w:pStyle w:val="Footer"/>
    </w:pPr>
    <w:del w:id="13" w:author="ph@zinnia.holdings" w:date="2024-07-16T12:10:00Z" w16du:dateUtc="2024-07-16T16:10:00Z">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BC648" w14:textId="77777777" w:rsidR="00B731EA" w:rsidRDefault="00B73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9F5E6C" w14:textId="77777777" w:rsidR="00D01CB8" w:rsidRDefault="00D01CB8" w:rsidP="00D4222E">
      <w:pPr>
        <w:spacing w:after="0"/>
      </w:pPr>
      <w:r>
        <w:separator/>
      </w:r>
    </w:p>
  </w:footnote>
  <w:footnote w:type="continuationSeparator" w:id="0">
    <w:p w14:paraId="29EF9D55" w14:textId="77777777" w:rsidR="00D01CB8" w:rsidRDefault="00D01CB8" w:rsidP="00D4222E">
      <w:pPr>
        <w:spacing w:after="0"/>
      </w:pPr>
      <w:r>
        <w:continuationSeparator/>
      </w:r>
    </w:p>
  </w:footnote>
  <w:footnote w:type="continuationNotice" w:id="1">
    <w:p w14:paraId="36786AE1" w14:textId="77777777" w:rsidR="00D01CB8" w:rsidRDefault="00D01CB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3B22F" w14:textId="77777777" w:rsidR="00B731EA" w:rsidRDefault="00B73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B841E" w14:textId="5B7562E5" w:rsidR="00B731EA" w:rsidRDefault="00B731EA">
    <w:pPr>
      <w:pStyle w:val="Header"/>
    </w:pPr>
    <w:del w:id="4" w:author="ph@zinnia.holdings" w:date="2024-07-16T12:10:00Z" w16du:dateUtc="2024-07-16T16:10:00Z">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AF9F8" w14:textId="77777777" w:rsidR="00B731EA" w:rsidRDefault="00B731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C3F61"/>
    <w:multiLevelType w:val="multilevel"/>
    <w:tmpl w:val="782EE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160E3910"/>
    <w:multiLevelType w:val="hybridMultilevel"/>
    <w:tmpl w:val="D72C5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F048A"/>
    <w:multiLevelType w:val="hybridMultilevel"/>
    <w:tmpl w:val="11E4B854"/>
    <w:lvl w:ilvl="0" w:tplc="3A8686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5D7138"/>
    <w:multiLevelType w:val="hybridMultilevel"/>
    <w:tmpl w:val="B86470AE"/>
    <w:lvl w:ilvl="0" w:tplc="A13CECA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15C86"/>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F3B3083"/>
    <w:multiLevelType w:val="multilevel"/>
    <w:tmpl w:val="9F3C4506"/>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1227C1F"/>
    <w:multiLevelType w:val="hybridMultilevel"/>
    <w:tmpl w:val="AA6A54DA"/>
    <w:lvl w:ilvl="0" w:tplc="BC22D4CE">
      <w:start w:val="1"/>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692827"/>
    <w:multiLevelType w:val="multilevel"/>
    <w:tmpl w:val="23FCE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42C41605"/>
    <w:multiLevelType w:val="multilevel"/>
    <w:tmpl w:val="990CD2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A77A1D"/>
    <w:multiLevelType w:val="hybridMultilevel"/>
    <w:tmpl w:val="897A748E"/>
    <w:lvl w:ilvl="0" w:tplc="31F85EE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3E521B"/>
    <w:multiLevelType w:val="multilevel"/>
    <w:tmpl w:val="B13CD18A"/>
    <w:lvl w:ilvl="0">
      <w:start w:val="1"/>
      <w:numFmt w:val="decimal"/>
      <w:lvlText w:val="1.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ACA384A"/>
    <w:multiLevelType w:val="multilevel"/>
    <w:tmpl w:val="835E15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B1976F3"/>
    <w:multiLevelType w:val="multilevel"/>
    <w:tmpl w:val="2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C917FF"/>
    <w:multiLevelType w:val="multilevel"/>
    <w:tmpl w:val="9B184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71192DF3"/>
    <w:multiLevelType w:val="multilevel"/>
    <w:tmpl w:val="0F6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74BC246B"/>
    <w:multiLevelType w:val="multilevel"/>
    <w:tmpl w:val="E26E16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76C66C60"/>
    <w:multiLevelType w:val="multilevel"/>
    <w:tmpl w:val="BCE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E42032"/>
    <w:multiLevelType w:val="multilevel"/>
    <w:tmpl w:val="B81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8724767">
    <w:abstractNumId w:val="9"/>
  </w:num>
  <w:num w:numId="2" w16cid:durableId="1279414463">
    <w:abstractNumId w:val="1"/>
  </w:num>
  <w:num w:numId="3" w16cid:durableId="1296179157">
    <w:abstractNumId w:val="2"/>
  </w:num>
  <w:num w:numId="4" w16cid:durableId="1310549082">
    <w:abstractNumId w:val="15"/>
  </w:num>
  <w:num w:numId="5" w16cid:durableId="235480618">
    <w:abstractNumId w:val="11"/>
  </w:num>
  <w:num w:numId="6" w16cid:durableId="498079626">
    <w:abstractNumId w:val="8"/>
  </w:num>
  <w:num w:numId="7" w16cid:durableId="390933004">
    <w:abstractNumId w:val="10"/>
  </w:num>
  <w:num w:numId="8" w16cid:durableId="1149396119">
    <w:abstractNumId w:val="11"/>
  </w:num>
  <w:num w:numId="9" w16cid:durableId="147138094">
    <w:abstractNumId w:val="7"/>
  </w:num>
  <w:num w:numId="10" w16cid:durableId="1290743763">
    <w:abstractNumId w:val="13"/>
  </w:num>
  <w:num w:numId="11" w16cid:durableId="1843933177">
    <w:abstractNumId w:val="14"/>
  </w:num>
  <w:num w:numId="12" w16cid:durableId="1619869954">
    <w:abstractNumId w:val="0"/>
  </w:num>
  <w:num w:numId="13" w16cid:durableId="2108885875">
    <w:abstractNumId w:val="17"/>
  </w:num>
  <w:num w:numId="14" w16cid:durableId="48575851">
    <w:abstractNumId w:val="12"/>
  </w:num>
  <w:num w:numId="15" w16cid:durableId="57022115">
    <w:abstractNumId w:val="16"/>
  </w:num>
  <w:num w:numId="16" w16cid:durableId="236944493">
    <w:abstractNumId w:val="15"/>
  </w:num>
  <w:num w:numId="17" w16cid:durableId="888497235">
    <w:abstractNumId w:val="11"/>
  </w:num>
  <w:num w:numId="18" w16cid:durableId="1912081786">
    <w:abstractNumId w:val="5"/>
  </w:num>
  <w:num w:numId="19" w16cid:durableId="48309984">
    <w:abstractNumId w:val="5"/>
  </w:num>
  <w:num w:numId="20" w16cid:durableId="119963093">
    <w:abstractNumId w:val="4"/>
  </w:num>
  <w:num w:numId="21" w16cid:durableId="1477792880">
    <w:abstractNumId w:val="4"/>
  </w:num>
  <w:num w:numId="22" w16cid:durableId="1865895491">
    <w:abstractNumId w:val="4"/>
  </w:num>
  <w:num w:numId="23" w16cid:durableId="850602105">
    <w:abstractNumId w:val="4"/>
  </w:num>
  <w:num w:numId="24" w16cid:durableId="1915889815">
    <w:abstractNumId w:val="5"/>
  </w:num>
  <w:num w:numId="25" w16cid:durableId="1292635484">
    <w:abstractNumId w:val="4"/>
  </w:num>
  <w:num w:numId="26" w16cid:durableId="1443184995">
    <w:abstractNumId w:val="3"/>
  </w:num>
  <w:num w:numId="27" w16cid:durableId="328564504">
    <w:abstractNumId w:val="6"/>
  </w:num>
  <w:num w:numId="28" w16cid:durableId="921988151">
    <w:abstractNumId w:val="6"/>
  </w:num>
  <w:num w:numId="29" w16cid:durableId="2071073780">
    <w:abstractNumId w:val="5"/>
  </w:num>
  <w:num w:numId="30" w16cid:durableId="433476866">
    <w:abstractNumId w:val="11"/>
  </w:num>
  <w:num w:numId="31" w16cid:durableId="9071422">
    <w:abstractNumId w:val="11"/>
  </w:num>
  <w:num w:numId="32" w16cid:durableId="1979725209">
    <w:abstractNumId w:val="11"/>
  </w:num>
  <w:num w:numId="33" w16cid:durableId="1960068377">
    <w:abstractNumId w:val="11"/>
  </w:num>
  <w:num w:numId="34" w16cid:durableId="1625232282">
    <w:abstractNumId w:val="5"/>
  </w:num>
  <w:num w:numId="35" w16cid:durableId="1171487024">
    <w:abstractNumId w:val="5"/>
  </w:num>
  <w:num w:numId="36" w16cid:durableId="1810636404">
    <w:abstractNumId w:val="5"/>
  </w:num>
  <w:num w:numId="37" w16cid:durableId="148157496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h@zinnia.holdings">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11EF0"/>
    <w:rsid w:val="00015909"/>
    <w:rsid w:val="00016C5D"/>
    <w:rsid w:val="00016E4F"/>
    <w:rsid w:val="0002549C"/>
    <w:rsid w:val="00030DCB"/>
    <w:rsid w:val="00054937"/>
    <w:rsid w:val="00055A19"/>
    <w:rsid w:val="0006203C"/>
    <w:rsid w:val="00062BD8"/>
    <w:rsid w:val="0006316B"/>
    <w:rsid w:val="00065D42"/>
    <w:rsid w:val="00072987"/>
    <w:rsid w:val="00075335"/>
    <w:rsid w:val="00085B6E"/>
    <w:rsid w:val="0008718A"/>
    <w:rsid w:val="00094ED4"/>
    <w:rsid w:val="000978A0"/>
    <w:rsid w:val="000A4EC3"/>
    <w:rsid w:val="000D3ED4"/>
    <w:rsid w:val="000E0F48"/>
    <w:rsid w:val="000E2611"/>
    <w:rsid w:val="000E5F5E"/>
    <w:rsid w:val="00103728"/>
    <w:rsid w:val="00103990"/>
    <w:rsid w:val="001066AA"/>
    <w:rsid w:val="001144C6"/>
    <w:rsid w:val="00114F0D"/>
    <w:rsid w:val="0013683D"/>
    <w:rsid w:val="00136C57"/>
    <w:rsid w:val="0014063D"/>
    <w:rsid w:val="00156EA4"/>
    <w:rsid w:val="001619EE"/>
    <w:rsid w:val="00162D4F"/>
    <w:rsid w:val="00180A4A"/>
    <w:rsid w:val="0018108B"/>
    <w:rsid w:val="001843FC"/>
    <w:rsid w:val="0019025D"/>
    <w:rsid w:val="001B50D7"/>
    <w:rsid w:val="001C1A38"/>
    <w:rsid w:val="001D13D7"/>
    <w:rsid w:val="001E6DE5"/>
    <w:rsid w:val="001F38CF"/>
    <w:rsid w:val="00215F23"/>
    <w:rsid w:val="00221809"/>
    <w:rsid w:val="00234BE7"/>
    <w:rsid w:val="00242FFA"/>
    <w:rsid w:val="00253B3F"/>
    <w:rsid w:val="002562CC"/>
    <w:rsid w:val="002623A1"/>
    <w:rsid w:val="00271440"/>
    <w:rsid w:val="00282A33"/>
    <w:rsid w:val="00283A03"/>
    <w:rsid w:val="002840A3"/>
    <w:rsid w:val="00287C05"/>
    <w:rsid w:val="002A7456"/>
    <w:rsid w:val="002B66F7"/>
    <w:rsid w:val="002C10EF"/>
    <w:rsid w:val="002C2F19"/>
    <w:rsid w:val="002C5918"/>
    <w:rsid w:val="002D1294"/>
    <w:rsid w:val="002D4647"/>
    <w:rsid w:val="002E2DC5"/>
    <w:rsid w:val="002E4194"/>
    <w:rsid w:val="002F57B5"/>
    <w:rsid w:val="003009AB"/>
    <w:rsid w:val="003041DF"/>
    <w:rsid w:val="00306C19"/>
    <w:rsid w:val="0030785C"/>
    <w:rsid w:val="00313574"/>
    <w:rsid w:val="003219B7"/>
    <w:rsid w:val="00321B9D"/>
    <w:rsid w:val="0032486F"/>
    <w:rsid w:val="00325430"/>
    <w:rsid w:val="0033116F"/>
    <w:rsid w:val="00340AE6"/>
    <w:rsid w:val="0034787A"/>
    <w:rsid w:val="00356F45"/>
    <w:rsid w:val="00380712"/>
    <w:rsid w:val="00383AEA"/>
    <w:rsid w:val="003B6301"/>
    <w:rsid w:val="003B7814"/>
    <w:rsid w:val="003D282D"/>
    <w:rsid w:val="003E05DC"/>
    <w:rsid w:val="003F12C8"/>
    <w:rsid w:val="003F3025"/>
    <w:rsid w:val="003F65C9"/>
    <w:rsid w:val="004006E5"/>
    <w:rsid w:val="0040597E"/>
    <w:rsid w:val="004114F1"/>
    <w:rsid w:val="00416B9D"/>
    <w:rsid w:val="00421990"/>
    <w:rsid w:val="0043684A"/>
    <w:rsid w:val="00442EA2"/>
    <w:rsid w:val="00451A02"/>
    <w:rsid w:val="00452C46"/>
    <w:rsid w:val="004546A4"/>
    <w:rsid w:val="00465F82"/>
    <w:rsid w:val="00467446"/>
    <w:rsid w:val="00480DC4"/>
    <w:rsid w:val="004A0738"/>
    <w:rsid w:val="004A0E18"/>
    <w:rsid w:val="004B2725"/>
    <w:rsid w:val="004B464C"/>
    <w:rsid w:val="004C0DB1"/>
    <w:rsid w:val="004C5668"/>
    <w:rsid w:val="004D15A3"/>
    <w:rsid w:val="004E2B24"/>
    <w:rsid w:val="004F1498"/>
    <w:rsid w:val="00505A3C"/>
    <w:rsid w:val="00517C93"/>
    <w:rsid w:val="005200A2"/>
    <w:rsid w:val="00523874"/>
    <w:rsid w:val="005379D0"/>
    <w:rsid w:val="00545611"/>
    <w:rsid w:val="00563364"/>
    <w:rsid w:val="00570D2F"/>
    <w:rsid w:val="0057624D"/>
    <w:rsid w:val="005810AF"/>
    <w:rsid w:val="00581B55"/>
    <w:rsid w:val="005846BE"/>
    <w:rsid w:val="00586625"/>
    <w:rsid w:val="00592301"/>
    <w:rsid w:val="005973D4"/>
    <w:rsid w:val="005A72B6"/>
    <w:rsid w:val="005A7B4D"/>
    <w:rsid w:val="005D4AF3"/>
    <w:rsid w:val="005F346E"/>
    <w:rsid w:val="00617C5D"/>
    <w:rsid w:val="00625E74"/>
    <w:rsid w:val="006336E1"/>
    <w:rsid w:val="00635E43"/>
    <w:rsid w:val="006411B4"/>
    <w:rsid w:val="0066061B"/>
    <w:rsid w:val="00661865"/>
    <w:rsid w:val="00665360"/>
    <w:rsid w:val="00684A1D"/>
    <w:rsid w:val="00693028"/>
    <w:rsid w:val="00694EE0"/>
    <w:rsid w:val="00697D59"/>
    <w:rsid w:val="006A2638"/>
    <w:rsid w:val="006A3438"/>
    <w:rsid w:val="006B7C58"/>
    <w:rsid w:val="006C29C7"/>
    <w:rsid w:val="006C529A"/>
    <w:rsid w:val="006D5495"/>
    <w:rsid w:val="006E1401"/>
    <w:rsid w:val="006E6454"/>
    <w:rsid w:val="006E7B8B"/>
    <w:rsid w:val="006E7E07"/>
    <w:rsid w:val="006F65CA"/>
    <w:rsid w:val="0070530D"/>
    <w:rsid w:val="00716B0C"/>
    <w:rsid w:val="0072534A"/>
    <w:rsid w:val="0073455C"/>
    <w:rsid w:val="00735A4B"/>
    <w:rsid w:val="007402DD"/>
    <w:rsid w:val="007409D2"/>
    <w:rsid w:val="00767689"/>
    <w:rsid w:val="00772CB7"/>
    <w:rsid w:val="007759AB"/>
    <w:rsid w:val="00775FA5"/>
    <w:rsid w:val="00787A63"/>
    <w:rsid w:val="00787B47"/>
    <w:rsid w:val="00794D40"/>
    <w:rsid w:val="007A060A"/>
    <w:rsid w:val="007A297D"/>
    <w:rsid w:val="007A7E6F"/>
    <w:rsid w:val="007B05C0"/>
    <w:rsid w:val="007B409D"/>
    <w:rsid w:val="007C211C"/>
    <w:rsid w:val="007D25B6"/>
    <w:rsid w:val="007F48C1"/>
    <w:rsid w:val="0080373C"/>
    <w:rsid w:val="0080681B"/>
    <w:rsid w:val="00811AD8"/>
    <w:rsid w:val="008130AF"/>
    <w:rsid w:val="00821CF6"/>
    <w:rsid w:val="00841263"/>
    <w:rsid w:val="0084386A"/>
    <w:rsid w:val="0084780F"/>
    <w:rsid w:val="00854F17"/>
    <w:rsid w:val="008615F6"/>
    <w:rsid w:val="00874933"/>
    <w:rsid w:val="00880AC4"/>
    <w:rsid w:val="00882546"/>
    <w:rsid w:val="0089313C"/>
    <w:rsid w:val="0089326C"/>
    <w:rsid w:val="008A02CA"/>
    <w:rsid w:val="008A494C"/>
    <w:rsid w:val="008C12AD"/>
    <w:rsid w:val="008D18B9"/>
    <w:rsid w:val="008D44E5"/>
    <w:rsid w:val="008D6BBC"/>
    <w:rsid w:val="008E4C3D"/>
    <w:rsid w:val="008F0E44"/>
    <w:rsid w:val="008F68DB"/>
    <w:rsid w:val="00916A2C"/>
    <w:rsid w:val="00916C23"/>
    <w:rsid w:val="0092188B"/>
    <w:rsid w:val="009301FC"/>
    <w:rsid w:val="00930BE1"/>
    <w:rsid w:val="00932E6E"/>
    <w:rsid w:val="00932FDB"/>
    <w:rsid w:val="009406E3"/>
    <w:rsid w:val="0094571F"/>
    <w:rsid w:val="00955F78"/>
    <w:rsid w:val="00956AA8"/>
    <w:rsid w:val="00961A26"/>
    <w:rsid w:val="0096543B"/>
    <w:rsid w:val="00967064"/>
    <w:rsid w:val="009825E4"/>
    <w:rsid w:val="00982F99"/>
    <w:rsid w:val="00987822"/>
    <w:rsid w:val="00994D49"/>
    <w:rsid w:val="009962B3"/>
    <w:rsid w:val="009A4628"/>
    <w:rsid w:val="009A7F44"/>
    <w:rsid w:val="009B34AE"/>
    <w:rsid w:val="009C240D"/>
    <w:rsid w:val="009C7399"/>
    <w:rsid w:val="009D15EB"/>
    <w:rsid w:val="009D290B"/>
    <w:rsid w:val="009D29C6"/>
    <w:rsid w:val="009E0D8A"/>
    <w:rsid w:val="009E3A85"/>
    <w:rsid w:val="009E4710"/>
    <w:rsid w:val="009F000A"/>
    <w:rsid w:val="009F653C"/>
    <w:rsid w:val="00A12442"/>
    <w:rsid w:val="00A14FDC"/>
    <w:rsid w:val="00A15794"/>
    <w:rsid w:val="00A2184D"/>
    <w:rsid w:val="00A21C18"/>
    <w:rsid w:val="00A34936"/>
    <w:rsid w:val="00A35F6C"/>
    <w:rsid w:val="00A425F2"/>
    <w:rsid w:val="00A47992"/>
    <w:rsid w:val="00A56F41"/>
    <w:rsid w:val="00A676B9"/>
    <w:rsid w:val="00A7475F"/>
    <w:rsid w:val="00A75761"/>
    <w:rsid w:val="00A772E6"/>
    <w:rsid w:val="00A830D4"/>
    <w:rsid w:val="00AA1C20"/>
    <w:rsid w:val="00AA449E"/>
    <w:rsid w:val="00AA57A1"/>
    <w:rsid w:val="00AA632A"/>
    <w:rsid w:val="00AB042C"/>
    <w:rsid w:val="00AB2BB3"/>
    <w:rsid w:val="00AC7333"/>
    <w:rsid w:val="00AD6F36"/>
    <w:rsid w:val="00B07180"/>
    <w:rsid w:val="00B1189C"/>
    <w:rsid w:val="00B401F3"/>
    <w:rsid w:val="00B44353"/>
    <w:rsid w:val="00B47C74"/>
    <w:rsid w:val="00B54A12"/>
    <w:rsid w:val="00B56A10"/>
    <w:rsid w:val="00B62C1B"/>
    <w:rsid w:val="00B62EFE"/>
    <w:rsid w:val="00B65672"/>
    <w:rsid w:val="00B731EA"/>
    <w:rsid w:val="00B74DED"/>
    <w:rsid w:val="00B76F02"/>
    <w:rsid w:val="00B91625"/>
    <w:rsid w:val="00BA7CE8"/>
    <w:rsid w:val="00BD439A"/>
    <w:rsid w:val="00BD77D6"/>
    <w:rsid w:val="00BE77CC"/>
    <w:rsid w:val="00BF305E"/>
    <w:rsid w:val="00BF36C3"/>
    <w:rsid w:val="00BF6A04"/>
    <w:rsid w:val="00C04FBC"/>
    <w:rsid w:val="00C1137E"/>
    <w:rsid w:val="00C15369"/>
    <w:rsid w:val="00C31637"/>
    <w:rsid w:val="00C4646E"/>
    <w:rsid w:val="00C46F6F"/>
    <w:rsid w:val="00C51D42"/>
    <w:rsid w:val="00C54835"/>
    <w:rsid w:val="00C54F72"/>
    <w:rsid w:val="00C6073F"/>
    <w:rsid w:val="00C64221"/>
    <w:rsid w:val="00C868C0"/>
    <w:rsid w:val="00C93632"/>
    <w:rsid w:val="00C93B9D"/>
    <w:rsid w:val="00CB24B7"/>
    <w:rsid w:val="00CB3288"/>
    <w:rsid w:val="00CC5DEA"/>
    <w:rsid w:val="00CC6656"/>
    <w:rsid w:val="00CC746A"/>
    <w:rsid w:val="00CD5DCD"/>
    <w:rsid w:val="00CD7F06"/>
    <w:rsid w:val="00CF0A9C"/>
    <w:rsid w:val="00D01CB8"/>
    <w:rsid w:val="00D10EE0"/>
    <w:rsid w:val="00D154AD"/>
    <w:rsid w:val="00D16BAF"/>
    <w:rsid w:val="00D266EE"/>
    <w:rsid w:val="00D2716B"/>
    <w:rsid w:val="00D3358A"/>
    <w:rsid w:val="00D33F08"/>
    <w:rsid w:val="00D3642E"/>
    <w:rsid w:val="00D4110E"/>
    <w:rsid w:val="00D4222E"/>
    <w:rsid w:val="00D46951"/>
    <w:rsid w:val="00D513EE"/>
    <w:rsid w:val="00D578A6"/>
    <w:rsid w:val="00D62DDF"/>
    <w:rsid w:val="00D877DA"/>
    <w:rsid w:val="00D93CA4"/>
    <w:rsid w:val="00DA4928"/>
    <w:rsid w:val="00DA710D"/>
    <w:rsid w:val="00DD2B1F"/>
    <w:rsid w:val="00DE2022"/>
    <w:rsid w:val="00DE59DE"/>
    <w:rsid w:val="00DF1ACF"/>
    <w:rsid w:val="00DF39D5"/>
    <w:rsid w:val="00E03FCA"/>
    <w:rsid w:val="00E216F8"/>
    <w:rsid w:val="00E43F92"/>
    <w:rsid w:val="00E62A83"/>
    <w:rsid w:val="00E67E42"/>
    <w:rsid w:val="00E837E8"/>
    <w:rsid w:val="00E8505A"/>
    <w:rsid w:val="00E91A6B"/>
    <w:rsid w:val="00E9520B"/>
    <w:rsid w:val="00EA699B"/>
    <w:rsid w:val="00EA7320"/>
    <w:rsid w:val="00EB1B6E"/>
    <w:rsid w:val="00EC0733"/>
    <w:rsid w:val="00EC10A5"/>
    <w:rsid w:val="00ED08A2"/>
    <w:rsid w:val="00EF781B"/>
    <w:rsid w:val="00F00C8D"/>
    <w:rsid w:val="00F14D99"/>
    <w:rsid w:val="00F244EE"/>
    <w:rsid w:val="00F27FE2"/>
    <w:rsid w:val="00F309F5"/>
    <w:rsid w:val="00F314E1"/>
    <w:rsid w:val="00F336C0"/>
    <w:rsid w:val="00F36BFD"/>
    <w:rsid w:val="00F36DB8"/>
    <w:rsid w:val="00F378C0"/>
    <w:rsid w:val="00F556F2"/>
    <w:rsid w:val="00F65EB7"/>
    <w:rsid w:val="00F67529"/>
    <w:rsid w:val="00F70ECB"/>
    <w:rsid w:val="00F753A5"/>
    <w:rsid w:val="00FA2DC3"/>
    <w:rsid w:val="00FA3434"/>
    <w:rsid w:val="00FA4375"/>
    <w:rsid w:val="00FA6AC0"/>
    <w:rsid w:val="00FB1284"/>
    <w:rsid w:val="00FE657A"/>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891A7719-AA15-48EF-A2CB-777F0866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ED4"/>
    <w:pPr>
      <w:spacing w:after="240"/>
      <w:jc w:val="both"/>
    </w:pPr>
    <w:rPr>
      <w:sz w:val="22"/>
      <w:szCs w:val="24"/>
      <w:lang w:val="en-GB"/>
    </w:rPr>
  </w:style>
  <w:style w:type="paragraph" w:styleId="Heading1">
    <w:name w:val="heading 1"/>
    <w:basedOn w:val="Normal"/>
    <w:next w:val="Normal"/>
    <w:link w:val="Heading1Char"/>
    <w:autoRedefine/>
    <w:qFormat/>
    <w:rsid w:val="006336E1"/>
    <w:pPr>
      <w:spacing w:after="120"/>
      <w:outlineLvl w:val="0"/>
    </w:pPr>
    <w:rPr>
      <w:b/>
      <w:bCs/>
      <w:smallCaps/>
      <w:sz w:val="28"/>
    </w:rPr>
  </w:style>
  <w:style w:type="paragraph" w:styleId="Heading2">
    <w:name w:val="heading 2"/>
    <w:basedOn w:val="Normal"/>
    <w:next w:val="Normal"/>
    <w:autoRedefine/>
    <w:qFormat/>
    <w:rsid w:val="004C5668"/>
    <w:pPr>
      <w:numPr>
        <w:ilvl w:val="1"/>
        <w:numId w:val="24"/>
      </w:numPr>
      <w:spacing w:after="120"/>
      <w:ind w:left="0" w:firstLine="0"/>
      <w:outlineLvl w:val="1"/>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rsid w:val="00F14D99"/>
  </w:style>
  <w:style w:type="character" w:styleId="SubtleEmphasis">
    <w:name w:val="Subtle Emphasis"/>
    <w:uiPriority w:val="19"/>
    <w:qFormat/>
    <w:rsid w:val="00D62DDF"/>
    <w:rPr>
      <w:b/>
      <w:bCs/>
      <w:i/>
      <w:iCs/>
      <w:sz w:val="26"/>
    </w:rPr>
  </w:style>
  <w:style w:type="paragraph" w:customStyle="1" w:styleId="Heading-3">
    <w:name w:val="Heading-3"/>
    <w:basedOn w:val="BodyText"/>
    <w:link w:val="Heading-3Char"/>
    <w:autoRedefine/>
    <w:qFormat/>
    <w:rsid w:val="000A4EC3"/>
    <w:pPr>
      <w:numPr>
        <w:ilvl w:val="2"/>
        <w:numId w:val="5"/>
      </w:numPr>
      <w:spacing w:after="120"/>
    </w:pPr>
    <w:rPr>
      <w:b/>
      <w:bCs/>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0A4EC3"/>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9E4710"/>
    <w:pPr>
      <w:numPr>
        <w:ilvl w:val="3"/>
      </w:numPr>
    </w:pPr>
    <w:rPr>
      <w:smallCaps w:val="0"/>
      <w:sz w:val="22"/>
      <w:lang w:val="en-US"/>
    </w:rPr>
  </w:style>
  <w:style w:type="character" w:customStyle="1" w:styleId="Heading1Char">
    <w:name w:val="Heading 1 Char"/>
    <w:basedOn w:val="DefaultParagraphFont"/>
    <w:link w:val="Heading1"/>
    <w:rsid w:val="006336E1"/>
    <w:rPr>
      <w:b/>
      <w:bCs/>
      <w:smallCaps/>
      <w:sz w:val="28"/>
      <w:szCs w:val="24"/>
      <w:lang w:val="en-GB"/>
    </w:rPr>
  </w:style>
  <w:style w:type="character" w:customStyle="1" w:styleId="Heading-4Char">
    <w:name w:val="Heading-4 Char"/>
    <w:basedOn w:val="Heading1Char"/>
    <w:link w:val="Heading-4"/>
    <w:rsid w:val="009E4710"/>
    <w:rPr>
      <w:b/>
      <w:bCs/>
      <w:smallCaps w:val="0"/>
      <w:sz w:val="22"/>
      <w:szCs w:val="24"/>
      <w:lang w:val="en-GB"/>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0281093">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424956266">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49664183">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602643217">
      <w:bodyDiv w:val="1"/>
      <w:marLeft w:val="0"/>
      <w:marRight w:val="0"/>
      <w:marTop w:val="0"/>
      <w:marBottom w:val="0"/>
      <w:divBdr>
        <w:top w:val="none" w:sz="0" w:space="0" w:color="auto"/>
        <w:left w:val="none" w:sz="0" w:space="0" w:color="auto"/>
        <w:bottom w:val="none" w:sz="0" w:space="0" w:color="auto"/>
        <w:right w:val="none" w:sz="0" w:space="0" w:color="auto"/>
      </w:divBdr>
    </w:div>
    <w:div w:id="1614744052">
      <w:bodyDiv w:val="1"/>
      <w:marLeft w:val="0"/>
      <w:marRight w:val="0"/>
      <w:marTop w:val="0"/>
      <w:marBottom w:val="0"/>
      <w:divBdr>
        <w:top w:val="none" w:sz="0" w:space="0" w:color="auto"/>
        <w:left w:val="none" w:sz="0" w:space="0" w:color="auto"/>
        <w:bottom w:val="none" w:sz="0" w:space="0" w:color="auto"/>
        <w:right w:val="none" w:sz="0" w:space="0" w:color="auto"/>
      </w:divBdr>
    </w:div>
    <w:div w:id="1623657402">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45168645">
      <w:bodyDiv w:val="1"/>
      <w:marLeft w:val="0"/>
      <w:marRight w:val="0"/>
      <w:marTop w:val="0"/>
      <w:marBottom w:val="0"/>
      <w:divBdr>
        <w:top w:val="none" w:sz="0" w:space="0" w:color="auto"/>
        <w:left w:val="none" w:sz="0" w:space="0" w:color="auto"/>
        <w:bottom w:val="none" w:sz="0" w:space="0" w:color="auto"/>
        <w:right w:val="none" w:sz="0" w:space="0" w:color="auto"/>
      </w:divBdr>
    </w:div>
    <w:div w:id="1853059449">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211342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Upw24</b:Tag>
    <b:SourceType>InternetSite</b:SourceType>
    <b:Guid>{6B321406-ABCB-40F4-A29D-97C5B32A0BA2}</b:Guid>
    <b:Title>Freelancer Service Fees</b:Title>
    <b:Year>2024</b:Year>
    <b:Author>
      <b:Author>
        <b:Corporate>Upwork Inc.</b:Corporate>
      </b:Author>
    </b:Author>
    <b:ProductionCompany>Upwork Inc.</b:ProductionCompany>
    <b:YearAccessed>2024</b:YearAccessed>
    <b:MonthAccessed>February</b:MonthAccessed>
    <b:DayAccessed>23</b:DayAccessed>
    <b:URL>https://support.upwork.com/hc/en-us/articles/211062538-Freelancer-Service-Fees</b:URL>
    <b:InternetSiteTitle>Upwork</b:InternetSiteTitle>
    <b:RefOrder>6</b:RefOrder>
  </b:Source>
  <b:Source>
    <b:Tag>Mac23</b:Tag>
    <b:SourceType>DocumentFromInternetSite</b:SourceType>
    <b:Guid>{AFC11055-6ACB-4F80-88BF-8220F669C72B}</b:Guid>
    <b:Title>Upwork Financial Statements 2016-2023 | UPWK</b:Title>
    <b:Year>2023</b:Year>
    <b:YearAccessed>2024</b:YearAccessed>
    <b:MonthAccessed>February</b:MonthAccessed>
    <b:DayAccessed>23</b:DayAccessed>
    <b:URL>https://www.macrotrends.net/stocks/charts/UPWK/upwork/financial-statements</b:URL>
    <b:Author>
      <b:Author>
        <b:Corporate>Macrotrends</b:Corporate>
      </b:Author>
    </b:Author>
    <b:InternetSiteTitle>Macrotrends</b:InternetSiteTitle>
    <b:RefOrder>7</b:RefOrder>
  </b:Source>
  <b:Source>
    <b:Tag>Sim24</b:Tag>
    <b:SourceType>DocumentFromInternetSite</b:SourceType>
    <b:Guid>{B7AE3026-389E-46B6-99D7-8B50EA027BD1}</b:Guid>
    <b:Author>
      <b:Author>
        <b:Corporate> Similarweb LTD</b:Corporate>
      </b:Author>
    </b:Author>
    <b:Title>upwork.com Traffic &amp; Engagement Analysis</b:Title>
    <b:Year>2024</b:Year>
    <b:Month>January</b:Month>
    <b:YearAccessed>2024</b:YearAccessed>
    <b:MonthAccessed>February</b:MonthAccessed>
    <b:DayAccessed>23</b:DayAccessed>
    <b:URL>https://www.similarweb.com/website/upwork.com/#overview</b:URL>
    <b:RefOrder>8</b:RefOrder>
  </b:Source>
  <b:Source>
    <b:Tag>Sen24</b:Tag>
    <b:SourceType>DocumentFromInternetSite</b:SourceType>
    <b:Guid>{82C84064-109B-4D4A-8E2A-5A5CC846B21C}</b:Guid>
    <b:Author>
      <b:Author>
        <b:Corporate>Sensor Tower</b:Corporate>
      </b:Author>
      <b:Editor>
        <b:NameList>
          <b:Person>
            <b:Last>Tower</b:Last>
            <b:First>Sensor</b:First>
          </b:Person>
        </b:NameList>
      </b:Editor>
    </b:Author>
    <b:Title>Top Grossing Apps, US</b:Title>
    <b:Year>2024</b:Year>
    <b:Month>February</b:Month>
    <b:Day>23</b:Day>
    <b:YearAccessed>2024</b:YearAccessed>
    <b:MonthAccessed>February</b:MonthAccessed>
    <b:DayAccessed>23</b:DayAccessed>
    <b:URL>https://app.sensortower.com/top-charts?category=0&amp;country=US&amp;date=2024-02-23&amp;device=iphone&amp;os=ios</b:URL>
    <b:InternetSiteTitle>Sensor Tower</b:InternetSiteTitle>
    <b:RefOrder>9</b:RefOrder>
  </b:Source>
  <b:Source>
    <b:Tag>Com24</b:Tag>
    <b:SourceType>DocumentFromInternetSite</b:SourceType>
    <b:Guid>{2A8F04CA-8AC9-45FF-93B8-8BA9E025BE7F}</b:Guid>
    <b:Author>
      <b:Author>
        <b:Corporate>Comparably, Inc.</b:Corporate>
      </b:Author>
      <b:Editor>
        <b:NameList>
          <b:Person>
            <b:Last>Comparably</b:Last>
            <b:First>Inc.</b:First>
          </b:Person>
        </b:NameList>
      </b:Editor>
    </b:Author>
    <b:Title>Upwork Culture </b:Title>
    <b:Year>2024</b:Year>
    <b:YearAccessed>2024</b:YearAccessed>
    <b:MonthAccessed>February</b:MonthAccessed>
    <b:DayAccessed>2023</b:DayAccessed>
    <b:URL>https://www.comparably.com/companies/upwork</b:URL>
    <b:InternetSiteTitle>Comparably</b:InternetSiteTitle>
    <b:RefOrder>10</b:RefOrder>
  </b:Source>
  <b:Source>
    <b:Tag>Gla24</b:Tag>
    <b:SourceType>DocumentFromInternetSite</b:SourceType>
    <b:Guid>{98FA4DA7-BE1D-4BE4-A8F3-9BF83500F919}</b:Guid>
    <b:Author>
      <b:Author>
        <b:Corporate>Glassdoor LLC.</b:Corporate>
      </b:Author>
      <b:Editor>
        <b:NameList>
          <b:Person>
            <b:Last>LLC.</b:Last>
            <b:First>Glassdoor</b:First>
          </b:Person>
        </b:NameList>
      </b:Editor>
    </b:Author>
    <b:Title>Upwork Overview</b:Title>
    <b:Year>2024</b:Year>
    <b:YearAccessed>2024</b:YearAccessed>
    <b:MonthAccessed>February</b:MonthAccessed>
    <b:DayAccessed>23</b:DayAccessed>
    <b:URL>https://www.glassdoor.com/Overview/Working-at-Upwork-EI_IE993959.11,17.htm</b:URL>
    <b:InternetSiteTitle>Glassdoor</b:InternetSiteTitle>
    <b:RefOrder>11</b:RefOrder>
  </b:Source>
  <b:Source>
    <b:Tag>Wik24</b:Tag>
    <b:SourceType>DocumentFromInternetSite</b:SourceType>
    <b:Guid>{B863E8B4-9B67-4E15-9978-014808C58E25}</b:Guid>
    <b:Author>
      <b:Author>
        <b:Corporate>Wikipedia contributors</b:Corporate>
      </b:Author>
    </b:Author>
    <b:Title>Upwork</b:Title>
    <b:Year>2024</b:Year>
    <b:Month>February</b:Month>
    <b:Day>21</b:Day>
    <b:YearAccessed>2024</b:YearAccessed>
    <b:MonthAccessed>February</b:MonthAccessed>
    <b:DayAccessed>23</b:DayAccessed>
    <b:URL>https://en.wikipedia.org/w/index.php?title=Upwork&amp;oldid=1209348510</b:URL>
    <b:InternetSiteTitle>Wikipedia, The Free Encyclopedia.</b:InternetSiteTitle>
    <b:ProductionCompany>Wikipedia, The Free Encyclopedia.</b:ProductionCompany>
    <b:Version>1209348510</b:Version>
    <b:RefOrder>12</b:RefOrder>
  </b:Source>
  <b:Source>
    <b:Tag>CBI24</b:Tag>
    <b:SourceType>DocumentFromInternetSite</b:SourceType>
    <b:Guid>{7694E8D7-870A-4A88-B8AD-21C40484C26A}</b:Guid>
    <b:Author>
      <b:Author>
        <b:Corporate>CB Information Services, Inc.</b:Corporate>
      </b:Author>
    </b:Author>
    <b:Title>Upwork Products, Competitors, Financials. Employees, Headquarters</b:Title>
    <b:Year>2024</b:Year>
    <b:YearAccessed>2024</b:YearAccessed>
    <b:MonthAccessed>February</b:MonthAccessed>
    <b:DayAccessed>23</b:DayAccessed>
    <b:InternetSiteTitle>CBINSIGHTS</b:InternetSiteTitle>
    <b:ProductionCompany> CB Information Services, Inc.</b:ProductionCompany>
    <b:RefOrder>13</b:RefOrder>
  </b:Source>
  <b:Source>
    <b:Tag>Gal21</b:Tag>
    <b:SourceType>Report</b:SourceType>
    <b:Guid>{7CE3C506-9318-48AA-ADDA-826124966546}</b:Guid>
    <b:Title>Upwork Study Finds 59 Million Americans Freelancing Amid Turbulent Labor Market</b:Title>
    <b:Year>2021</b:Year>
    <b:YearAccessed>2024</b:YearAccessed>
    <b:MonthAccessed>February</b:MonthAccessed>
    <b:DayAccessed>23</b:DayAccessed>
    <b:URL>https://investors.upwork.com/node/8816/pdf</b:URL>
    <b:Author>
      <b:Author>
        <b:NameList>
          <b:Person>
            <b:Last>Gallagher</b:Last>
            <b:First>K.</b:First>
          </b:Person>
        </b:NameList>
      </b:Author>
    </b:Author>
    <b:Publisher>Upwork Inc.</b:Publisher>
    <b:City>San Francisco</b:City>
    <b:ThesisType>Business Insight</b:ThesisType>
    <b:RefOrder>14</b:RefOrder>
  </b:Source>
  <b:Source>
    <b:Tag>Upw22</b:Tag>
    <b:SourceType>Report</b:SourceType>
    <b:Guid>{5E187CBB-1AB3-4D79-B174-BFE90DBEB53F}</b:Guid>
    <b:Title>Q1 2022 Shareholder Letter</b:Title>
    <b:Year>2022</b:Year>
    <b:YearAccessed>2024</b:YearAccessed>
    <b:MonthAccessed>02</b:MonthAccessed>
    <b:DayAccessed>23</b:DayAccessed>
    <b:URL>https://investors.upwork.com/static-files/28d7a49a-75bd-4eb9-b57f-96b0ec3ed378</b:URL>
    <b:Author>
      <b:Author>
        <b:Corporate>Upwork Inc., Investor Relations</b:Corporate>
      </b:Author>
    </b:Author>
    <b:Publisher>Upwork Inc.</b:Publisher>
    <b:ThesisType>Financial Report</b:ThesisType>
    <b:City>San Francisco</b:City>
    <b:RefOrder>15</b:RefOrder>
  </b:Source>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16</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17</b:RefOrder>
  </b:Source>
  <b:Source>
    <b:Tag>Upw241</b:Tag>
    <b:SourceType>InternetSite</b:SourceType>
    <b:Guid>{E749107A-C680-4F6B-AC2F-6747212E65C0}</b:Guid>
    <b:Author>
      <b:Author>
        <b:Corporate>Upwork Inc.</b:Corporate>
      </b:Author>
    </b:Author>
    <b:Title>Top Rated Apps</b:Title>
    <b:ProductionCompany>Upwork Inc.</b:ProductionCompany>
    <b:Year>2024</b:Year>
    <b:YearAccessed>2024</b:YearAccessed>
    <b:MonthAccessed>February</b:MonthAccessed>
    <b:DayAccessed>23</b:DayAccessed>
    <b:URL>https://support.upwork.com/hc/en-us/articles/211068468-Top-Rated</b:URL>
    <b:RefOrder>18</b:RefOrder>
  </b:Source>
  <b:Source>
    <b:Tag>Yah22</b:Tag>
    <b:SourceType>InternetSite</b:SourceType>
    <b:Guid>{28EC417C-523C-4392-8C84-AD4198BC5D65}</b:Guid>
    <b:Title>Upwork Inc. (NASDAQ:UPWK): Is Breakeven Near?</b:Title>
    <b:Year>2022</b:Year>
    <b:Author>
      <b:Author>
        <b:Corporate>Yahoo!</b:Corporate>
      </b:Author>
    </b:Author>
    <b:ProductionCompany>Yahoo!</b:ProductionCompany>
    <b:Month>February</b:Month>
    <b:Day>25</b:Day>
    <b:YearAccessed>2024</b:YearAccessed>
    <b:MonthAccessed>February</b:MonthAccessed>
    <b:DayAccessed>23</b:DayAccessed>
    <b:URL>https://shorturl.at/mpzP1</b:URL>
    <b:InternetSiteTitle>Yahoo Finance</b:InternetSiteTitle>
    <b:RefOrder>19</b:RefOrder>
  </b:Source>
  <b:Source>
    <b:Tag>Hol22</b:Tag>
    <b:SourceType>InternetSite</b:SourceType>
    <b:Guid>{2C889675-09E4-4F7B-AE27-A761C2655E5C}</b:Guid>
    <b:Title>Upwork: Compelling After Normalization</b:Title>
    <b:ProductionCompany>Seeking Alpha</b:ProductionCompany>
    <b:Year>2022</b:Year>
    <b:Month>February</b:Month>
    <b:Day>11</b:Day>
    <b:YearAccessed>2024</b:YearAccessed>
    <b:MonthAccessed>February</b:MonthAccessed>
    <b:DayAccessed>23</b:DayAccessed>
    <b:URL>https://seekingalpha.com/article/4486240-upwork-earnings-stock-compelling-after-normalization</b:URL>
    <b:Author>
      <b:Author>
        <b:NameList>
          <b:Person>
            <b:Last>Holder</b:Last>
            <b:First>M.</b:First>
          </b:Person>
        </b:NameList>
      </b:Author>
      <b:Editor>
        <b:NameList>
          <b:Person>
            <b:Last>Capital</b:Last>
            <b:First>Stone</b:First>
            <b:Middle>Fox</b:Middle>
          </b:Person>
        </b:NameList>
      </b:Editor>
    </b:Author>
    <b:InternetSiteTitle>Seeking Alpha</b:InternetSiteTitle>
    <b:RefOrder>20</b:RefOrder>
  </b:Source>
  <b:Source>
    <b:Tag>The23</b:Tag>
    <b:SourceType>InternetSite</b:SourceType>
    <b:Guid>{361914FD-D015-4C6C-9EFB-C462DD86D364}</b:Guid>
    <b:Author>
      <b:Author>
        <b:Corporate>The Upwork Team</b:Corporate>
      </b:Author>
    </b:Author>
    <b:Title>19 Highest-Paying Freelance Jobs in 2024</b:Title>
    <b:ProductionCompany>Upwork Inc.</b:ProductionCompany>
    <b:Year>2023</b:Year>
    <b:Month>Julye</b:Month>
    <b:Day>13</b:Day>
    <b:YearAccessed>2024</b:YearAccessed>
    <b:MonthAccessed>February</b:MonthAccessed>
    <b:DayAccessed>23</b:DayAccessed>
    <b:URL>https://www.upwork.com/resources/highest-paying-freelance-jobs#highest-paying</b:URL>
    <b:InternetSiteTitle>Upwork</b:InternetSiteTitle>
    <b:RefOrder>21</b:RefOrder>
  </b:Source>
  <b:Source>
    <b:Tag>Doh20</b:Tag>
    <b:SourceType>InternetSite</b:SourceType>
    <b:Guid>{6D4ACBF5-275F-4C90-90F3-4C01BE7FA8DA}</b:Guid>
    <b:Author>
      <b:Author>
        <b:NameList>
          <b:Person>
            <b:Last>Doherty</b:Last>
            <b:First>N.</b:First>
          </b:Person>
        </b:NameList>
      </b:Author>
      <b:Editor>
        <b:NameList>
          <b:Person>
            <b:Last>Doherty</b:Last>
            <b:First>N.</b:First>
          </b:Person>
        </b:NameList>
      </b:Editor>
    </b:Author>
    <b:Title>We Analyzed 2 Million Freelancer Profiles. Here’s Who Earns The Most Money</b:Title>
    <b:ProductionCompany>eBiz Facts</b:ProductionCompany>
    <b:Year>2020</b:Year>
    <b:Month>February</b:Month>
    <b:Day>03</b:Day>
    <b:YearAccessed>2024</b:YearAccessed>
    <b:MonthAccessed>February</b:MonthAccessed>
    <b:DayAccessed>23</b:DayAccessed>
    <b:URL>https://ebizfacts.com/best-paying-freelance-jobs/</b:URL>
    <b:InternetSiteTitle>eBiz Facts</b:InternetSiteTitle>
    <b:RefOrder>22</b:RefOrder>
  </b:Source>
  <b:Source>
    <b:Tag>Fru20</b:Tag>
    <b:SourceType>InternetSite</b:SourceType>
    <b:Guid>{8FA6A5C8-A93A-4054-9898-F17CFF79CF38}</b:Guid>
    <b:Author>
      <b:Author>
        <b:NameList>
          <b:Person>
            <b:Last>Fruhlinger</b:Last>
            <b:First>J.</b:First>
          </b:Person>
        </b:NameList>
      </b:Author>
    </b:Author>
    <b:Title>1.8 million gig workers were purged from Upwork - here's why</b:Title>
    <b:ProductionCompany>Thinknum Alternative Data</b:ProductionCompany>
    <b:Year>2020</b:Year>
    <b:Month>March</b:Month>
    <b:Day>20</b:Day>
    <b:YearAccessed>2024</b:YearAccessed>
    <b:MonthAccessed>February</b:MonthAccessed>
    <b:DayAccessed>23</b:DayAccessed>
    <b:URL>https://www.businessofbusiness.com/articles/18-million-users-have-been-purged-from-gig-economy-site-upwork/</b:URL>
    <b:InternetSiteTitle>B2 The Business of Business</b:InternetSiteTitle>
    <b:RefOrder>23</b:RefOrder>
  </b:Source>
  <b:Source>
    <b:Tag>KVa23</b:Tag>
    <b:SourceType>InternetSite</b:SourceType>
    <b:Guid>{1381A3F1-1362-42EA-A9B7-A58FA4E2708E}</b:Guid>
    <b:Author>
      <b:Author>
        <b:NameList>
          <b:Person>
            <b:Last>K</b:Last>
            <b:First>Valeria</b:First>
          </b:Person>
        </b:NameList>
      </b:Author>
    </b:Author>
    <b:Title>How many active freelancers here (Upwork) with unlocked profiles?</b:Title>
    <b:ProductionCompany>Upwork</b:ProductionCompany>
    <b:Year>2023</b:Year>
    <b:Month>March</b:Month>
    <b:Day>22</b:Day>
    <b:YearAccessed>2024</b:YearAccessed>
    <b:MonthAccessed>February</b:MonthAccessed>
    <b:DayAccessed>23</b:DayAccessed>
    <b:URL>https://community.upwork.com/t5/Freelancers/How-many-active-freelancers-here-Upwork-with-unlocked-profiles/m-p/582945/highlight/true#M353919</b:URL>
    <b:InternetSiteTitle>Upwork Community</b:InternetSiteTitle>
    <b:RefOrder>24</b:RefOrder>
  </b:Source>
  <b:Source>
    <b:Tag>Upw242</b:Tag>
    <b:SourceType>InternetSite</b:SourceType>
    <b:Guid>{B3C46494-036C-4050-86FB-4D80CD041907}</b:Guid>
    <b:Author>
      <b:Author>
        <b:Corporate>Upwork Inc.</b:Corporate>
      </b:Author>
    </b:Author>
    <b:Title>Client Marketplace and Contract Initiation Fees</b:Title>
    <b:ProductionCompany>Upwork Inc.</b:ProductionCompany>
    <b:Year>2024</b:Year>
    <b:YearAccessed>2024</b:YearAccessed>
    <b:MonthAccessed>February</b:MonthAccessed>
    <b:DayAccessed>23</b:DayAccessed>
    <b:URL>https://support.upwork.com/hc/en-us/articles/4660220468499-Client-Marketplace-and-Contract-Initiation-Fees</b:URL>
    <b:InternetSiteTitle>Upwork Support</b:InternetSiteTitle>
    <b:RefOrder>25</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26</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5</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4</b:RefOrder>
  </b:Source>
  <b:Source>
    <b:Tag>Ste24</b:Tag>
    <b:SourceType>DocumentFromInternetSite</b:SourceType>
    <b:Guid>{4F0D2ACA-777E-46FF-AEB4-FF63DC2AC379}</b:Guid>
    <b:Author>
      <b:Author>
        <b:NameList>
          <b:Person>
            <b:Last>Steven</b:Last>
            <b:First>K.</b:First>
          </b:Person>
        </b:NameList>
      </b:Author>
    </b:Author>
    <b:Title>40+ Incredible Upwork Statistics 2024 (revenue facts).</b:Title>
    <b:InternetSiteTitle>Khris Digital</b:InternetSiteTitle>
    <b:Year>2024</b:Year>
    <b:Month>Januay</b:Month>
    <b:Day>11</b:Day>
    <b:URL>https://khrisdigital.com/upwork-statistics/</b:URL>
    <b:YearAccessed>2024</b:YearAccessed>
    <b:MonthAccessed>July</b:MonthAccessed>
    <b:DayAccessed>13</b:DayAccessed>
    <b:RefOrder>2</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27</b:RefOrder>
  </b:Source>
  <b:Source>
    <b:Tag>fre24</b:Tag>
    <b:SourceType>Report</b:SourceType>
    <b:Guid>{246E2989-07A5-45AA-B4EA-17606F6505BC}</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3</b:RefOrder>
  </b:Source>
  <b:Source>
    <b:Tag>Ger24</b:Tag>
    <b:SourceType>DocumentFromInternetSite</b:SourceType>
    <b:Guid>{3F743764-E1D4-4643-9526-578A929AC32E}</b:Guid>
    <b:Title>The Most In-Demand Skills and Jobs for 2024</b:Title>
    <b:Year>2024</b:Year>
    <b:Author>
      <b:Author>
        <b:NameList>
          <b:Person>
            <b:Last>Gertenbach</b:Last>
            <b:First>E.</b:First>
          </b:Person>
        </b:NameList>
      </b:Author>
    </b:Author>
    <b:InternetSiteTitle>UpWork</b:InternetSiteTitle>
    <b:Month>June</b:Month>
    <b:Day>13</b:Day>
    <b:URL>https://www.upwork.com/resources/in-demand-jobs-and-skills</b:URL>
    <b:YearAccessed>2024</b:YearAccessed>
    <b:MonthAccessed>July</b:MonthAccessed>
    <b:DayAccessed>13</b:DayAccessed>
    <b:RefOrder>28</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1</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29</b:RefOrder>
  </b:Source>
  <b:Source>
    <b:Tag>Cle201</b:Tag>
    <b:SourceType>DocumentFromInternetSite</b:SourceType>
    <b:Guid>{993EE681-0E8C-4BC8-A546-8CE723261EA4}</b:Guid>
    <b:Author>
      <b:Author>
        <b:NameList>
          <b:Person>
            <b:Last>Clennett</b:Last>
            <b:First>S.</b:First>
          </b:Person>
        </b:NameList>
      </b:Author>
    </b:Author>
    <b:Title>Upwork Review: All you need to know</b:Title>
    <b:InternetSiteTitle>Wise Australia Pty Ltd</b:InternetSiteTitle>
    <b:Year>2020</b:Year>
    <b:Month>Seotember</b:Month>
    <b:Day>09</b:Day>
    <b:URL>https://wise.com/au/blog/upwork-review</b:URL>
    <b:YearAccessed>2024</b:YearAccessed>
    <b:MonthAccessed>February</b:MonthAccessed>
    <b:DayAccessed>0213</b:DayAccessed>
    <b:RefOrder>30</b:RefOrder>
  </b:Source>
</b:Sources>
</file>

<file path=customXml/itemProps1.xml><?xml version="1.0" encoding="utf-8"?>
<ds:datastoreItem xmlns:ds="http://schemas.openxmlformats.org/officeDocument/2006/customXml" ds:itemID="{D269141D-D611-47E8-AB13-39B8288A9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535</TotalTime>
  <Pages>35</Pages>
  <Words>11789</Words>
  <Characters>67199</Characters>
  <Application>Microsoft Office Word</Application>
  <DocSecurity>0</DocSecurity>
  <Lines>559</Lines>
  <Paragraphs>157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Format guide for AIRCC</vt:lpstr>
      <vt:lpstr>Abstract</vt:lpstr>
      <vt:lpstr>Keywords</vt:lpstr>
      <vt:lpstr>    Network Protocols, Mobile Network, Virus, Worms &amp;Trojon  </vt:lpstr>
    </vt:vector>
  </TitlesOfParts>
  <Company/>
  <LinksUpToDate>false</LinksUpToDate>
  <CharactersWithSpaces>78831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ph@zinnia.holdings</cp:lastModifiedBy>
  <cp:revision>2</cp:revision>
  <cp:lastPrinted>2004-09-22T12:36:00Z</cp:lastPrinted>
  <dcterms:created xsi:type="dcterms:W3CDTF">2024-02-23T23:34:00Z</dcterms:created>
  <dcterms:modified xsi:type="dcterms:W3CDTF">2024-07-16T16:13:00Z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